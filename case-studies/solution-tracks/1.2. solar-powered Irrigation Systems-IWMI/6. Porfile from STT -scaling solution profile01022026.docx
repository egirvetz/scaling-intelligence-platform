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97D53" w:rsidR="00220312" w:rsidP="30559A0C" w:rsidRDefault="30559A0C" w14:paraId="146DA4EA" w14:textId="0C7991AA">
      <w:pPr>
        <w:tabs>
          <w:tab w:val="left" w:pos="1800"/>
        </w:tabs>
        <w:spacing w:after="240" w:line="240" w:lineRule="auto"/>
        <w:ind w:left="360" w:hanging="360"/>
        <w:jc w:val="center"/>
        <w:outlineLvl w:val="2"/>
        <w:rPr>
          <w:rFonts w:ascii="Times New Roman" w:hAnsi="Times New Roman" w:cs="Times New Roman"/>
          <w:b/>
          <w:bCs/>
        </w:rPr>
      </w:pPr>
      <w:r w:rsidRPr="00497D53">
        <w:rPr>
          <w:rFonts w:ascii="Times New Roman" w:hAnsi="Times New Roman" w:cs="Times New Roman"/>
          <w:b/>
          <w:bCs/>
        </w:rPr>
        <w:t>Scaling private-sector-led solar-powered Irrigation Systems (SPIS) for climate-resilience in smallholder farming in Sub-Saharan Africa</w:t>
      </w:r>
    </w:p>
    <w:p w:rsidRPr="00D86BCC" w:rsidR="00231FF5" w:rsidP="002F3EC8" w:rsidRDefault="00231FF5" w14:paraId="62D12259" w14:textId="21F1AEE2">
      <w:pPr>
        <w:pStyle w:val="ListParagraph"/>
        <w:numPr>
          <w:ilvl w:val="0"/>
          <w:numId w:val="22"/>
        </w:numPr>
        <w:spacing w:before="120" w:after="120" w:line="240" w:lineRule="auto"/>
        <w:outlineLvl w:val="2"/>
        <w:rPr>
          <w:rFonts w:ascii="Times New Roman" w:hAnsi="Times New Roman" w:eastAsia="Times New Roman" w:cs="Times New Roman"/>
          <w:b/>
          <w:bCs/>
          <w:kern w:val="0"/>
          <w14:ligatures w14:val="none"/>
        </w:rPr>
      </w:pPr>
      <w:r w:rsidRPr="00D86BCC">
        <w:rPr>
          <w:rFonts w:ascii="Times New Roman" w:hAnsi="Times New Roman" w:eastAsia="Times New Roman" w:cs="Times New Roman"/>
          <w:b/>
          <w:bCs/>
          <w:kern w:val="0"/>
          <w14:ligatures w14:val="none"/>
        </w:rPr>
        <w:t xml:space="preserve">Description of the </w:t>
      </w:r>
      <w:r w:rsidRPr="00D86BCC" w:rsidR="00102482">
        <w:rPr>
          <w:rFonts w:ascii="Times New Roman" w:hAnsi="Times New Roman" w:eastAsia="Times New Roman" w:cs="Times New Roman"/>
          <w:b/>
          <w:bCs/>
          <w:kern w:val="0"/>
          <w14:ligatures w14:val="none"/>
        </w:rPr>
        <w:t>i</w:t>
      </w:r>
      <w:r w:rsidRPr="00D86BCC">
        <w:rPr>
          <w:rFonts w:ascii="Times New Roman" w:hAnsi="Times New Roman" w:eastAsia="Times New Roman" w:cs="Times New Roman"/>
          <w:b/>
          <w:bCs/>
          <w:kern w:val="0"/>
          <w14:ligatures w14:val="none"/>
        </w:rPr>
        <w:t xml:space="preserve">nnovation </w:t>
      </w:r>
      <w:r w:rsidRPr="00D86BCC" w:rsidR="00102482">
        <w:rPr>
          <w:rFonts w:ascii="Times New Roman" w:hAnsi="Times New Roman" w:eastAsia="Times New Roman" w:cs="Times New Roman"/>
          <w:b/>
          <w:bCs/>
          <w:kern w:val="0"/>
          <w14:ligatures w14:val="none"/>
        </w:rPr>
        <w:t>p</w:t>
      </w:r>
      <w:r w:rsidRPr="00D86BCC">
        <w:rPr>
          <w:rFonts w:ascii="Times New Roman" w:hAnsi="Times New Roman" w:eastAsia="Times New Roman" w:cs="Times New Roman"/>
          <w:b/>
          <w:bCs/>
          <w:kern w:val="0"/>
          <w14:ligatures w14:val="none"/>
        </w:rPr>
        <w:t>ackage</w:t>
      </w:r>
    </w:p>
    <w:p w:rsidR="007F1EF1" w:rsidDel="00EC073B" w:rsidP="002F3EC8" w:rsidRDefault="00231FF5" w14:paraId="5C65DEC9" w14:textId="0E6C5C9D">
      <w:pPr>
        <w:spacing w:after="120" w:line="240" w:lineRule="auto"/>
        <w:rPr>
          <w:rFonts w:ascii="Times New Roman" w:hAnsi="Times New Roman" w:eastAsia="Times New Roman" w:cs="Times New Roman"/>
        </w:rPr>
      </w:pPr>
      <w:r w:rsidRPr="00231FF5">
        <w:rPr>
          <w:rFonts w:ascii="Times New Roman" w:hAnsi="Times New Roman" w:eastAsia="Times New Roman" w:cs="Times New Roman"/>
          <w:kern w:val="0"/>
          <w14:ligatures w14:val="none"/>
        </w:rPr>
        <w:t>The core innovation</w:t>
      </w:r>
      <w:r w:rsidR="0090433D">
        <w:rPr>
          <w:rFonts w:ascii="Times New Roman" w:hAnsi="Times New Roman" w:eastAsia="Times New Roman" w:cs="Times New Roman"/>
          <w:kern w:val="0"/>
          <w14:ligatures w14:val="none"/>
        </w:rPr>
        <w:t xml:space="preserve"> </w:t>
      </w:r>
      <w:r w:rsidR="003962B2">
        <w:rPr>
          <w:rFonts w:ascii="Times New Roman" w:hAnsi="Times New Roman" w:eastAsia="Times New Roman" w:cs="Times New Roman"/>
          <w:kern w:val="0"/>
          <w14:ligatures w14:val="none"/>
        </w:rPr>
        <w:t>of this scaling track</w:t>
      </w:r>
      <w:r w:rsidR="0090433D">
        <w:rPr>
          <w:rFonts w:ascii="Times New Roman" w:hAnsi="Times New Roman" w:eastAsia="Times New Roman" w:cs="Times New Roman"/>
          <w:kern w:val="0"/>
          <w14:ligatures w14:val="none"/>
        </w:rPr>
        <w:t xml:space="preserve"> </w:t>
      </w:r>
      <w:r w:rsidRPr="00231FF5">
        <w:rPr>
          <w:rFonts w:ascii="Times New Roman" w:hAnsi="Times New Roman" w:eastAsia="Times New Roman" w:cs="Times New Roman"/>
          <w:kern w:val="0"/>
          <w14:ligatures w14:val="none"/>
        </w:rPr>
        <w:t xml:space="preserve">is a </w:t>
      </w:r>
      <w:r w:rsidRPr="00231FF5">
        <w:rPr>
          <w:rFonts w:ascii="Times New Roman" w:hAnsi="Times New Roman" w:eastAsia="Times New Roman" w:cs="Times New Roman"/>
          <w:b/>
          <w:bCs/>
          <w:kern w:val="0"/>
          <w14:ligatures w14:val="none"/>
        </w:rPr>
        <w:t xml:space="preserve">bundled </w:t>
      </w:r>
      <w:r w:rsidR="00CF4165">
        <w:rPr>
          <w:rFonts w:ascii="Times New Roman" w:hAnsi="Times New Roman" w:eastAsia="Times New Roman" w:cs="Times New Roman"/>
          <w:b/>
          <w:bCs/>
          <w:kern w:val="0"/>
          <w14:ligatures w14:val="none"/>
        </w:rPr>
        <w:t>solar-</w:t>
      </w:r>
      <w:r w:rsidR="003903B3">
        <w:rPr>
          <w:rFonts w:ascii="Times New Roman" w:hAnsi="Times New Roman" w:eastAsia="Times New Roman" w:cs="Times New Roman"/>
          <w:b/>
          <w:bCs/>
          <w:kern w:val="0"/>
          <w14:ligatures w14:val="none"/>
        </w:rPr>
        <w:t>powered irrigation</w:t>
      </w:r>
      <w:r w:rsidR="00CF4165">
        <w:rPr>
          <w:rFonts w:ascii="Times New Roman" w:hAnsi="Times New Roman" w:eastAsia="Times New Roman" w:cs="Times New Roman"/>
          <w:b/>
          <w:bCs/>
          <w:kern w:val="0"/>
          <w14:ligatures w14:val="none"/>
        </w:rPr>
        <w:t xml:space="preserve"> system (</w:t>
      </w:r>
      <w:r w:rsidRPr="00231FF5">
        <w:rPr>
          <w:rFonts w:ascii="Times New Roman" w:hAnsi="Times New Roman" w:eastAsia="Times New Roman" w:cs="Times New Roman"/>
          <w:b/>
          <w:bCs/>
          <w:kern w:val="0"/>
          <w14:ligatures w14:val="none"/>
        </w:rPr>
        <w:t>SPIS</w:t>
      </w:r>
      <w:r w:rsidR="00CF4165">
        <w:rPr>
          <w:rFonts w:ascii="Times New Roman" w:hAnsi="Times New Roman" w:eastAsia="Times New Roman" w:cs="Times New Roman"/>
          <w:b/>
          <w:bCs/>
          <w:kern w:val="0"/>
          <w14:ligatures w14:val="none"/>
        </w:rPr>
        <w:t>)</w:t>
      </w:r>
      <w:r w:rsidRPr="00231FF5">
        <w:rPr>
          <w:rFonts w:ascii="Times New Roman" w:hAnsi="Times New Roman" w:eastAsia="Times New Roman" w:cs="Times New Roman"/>
          <w:b/>
          <w:bCs/>
          <w:kern w:val="0"/>
          <w14:ligatures w14:val="none"/>
        </w:rPr>
        <w:t xml:space="preserve"> scaling package</w:t>
      </w:r>
      <w:r w:rsidRPr="00231FF5">
        <w:rPr>
          <w:rFonts w:ascii="Times New Roman" w:hAnsi="Times New Roman" w:eastAsia="Times New Roman" w:cs="Times New Roman"/>
          <w:kern w:val="0"/>
          <w14:ligatures w14:val="none"/>
        </w:rPr>
        <w:t xml:space="preserve"> consisting of</w:t>
      </w:r>
      <w:r w:rsidR="00511A59">
        <w:rPr>
          <w:rFonts w:ascii="Times New Roman" w:hAnsi="Times New Roman" w:eastAsia="Times New Roman" w:cs="Times New Roman"/>
          <w:kern w:val="0"/>
          <w14:ligatures w14:val="none"/>
        </w:rPr>
        <w:t xml:space="preserve"> </w:t>
      </w:r>
      <w:r w:rsidRPr="0A28652B" w:rsidR="0A28652B">
        <w:rPr>
          <w:rFonts w:ascii="Times New Roman" w:hAnsi="Times New Roman" w:eastAsia="Times New Roman" w:cs="Times New Roman"/>
        </w:rPr>
        <w:t>s</w:t>
      </w:r>
      <w:r w:rsidRPr="00231FF5">
        <w:rPr>
          <w:rFonts w:ascii="Times New Roman" w:hAnsi="Times New Roman" w:eastAsia="Times New Roman" w:cs="Times New Roman"/>
          <w:kern w:val="0"/>
          <w14:ligatures w14:val="none"/>
        </w:rPr>
        <w:t>olar</w:t>
      </w:r>
      <w:r w:rsidRPr="0A28652B" w:rsidR="0A28652B">
        <w:rPr>
          <w:rFonts w:ascii="Times New Roman" w:hAnsi="Times New Roman" w:eastAsia="Times New Roman" w:cs="Times New Roman"/>
        </w:rPr>
        <w:t>-powered</w:t>
      </w:r>
      <w:r w:rsidRPr="00231FF5">
        <w:rPr>
          <w:rFonts w:ascii="Times New Roman" w:hAnsi="Times New Roman" w:eastAsia="Times New Roman" w:cs="Times New Roman"/>
          <w:kern w:val="0"/>
          <w14:ligatures w14:val="none"/>
        </w:rPr>
        <w:t xml:space="preserve"> irrigation pumps (validated, market-ready)</w:t>
      </w:r>
      <w:r w:rsidR="00511A59">
        <w:rPr>
          <w:rFonts w:ascii="Times New Roman" w:hAnsi="Times New Roman" w:eastAsia="Times New Roman" w:cs="Times New Roman"/>
          <w:kern w:val="0"/>
          <w14:ligatures w14:val="none"/>
        </w:rPr>
        <w:t xml:space="preserve">, financial innovations </w:t>
      </w:r>
      <w:r w:rsidR="00EF712E">
        <w:rPr>
          <w:rFonts w:ascii="Times New Roman" w:hAnsi="Times New Roman" w:eastAsia="Times New Roman" w:cs="Times New Roman"/>
          <w:kern w:val="0"/>
          <w14:ligatures w14:val="none"/>
        </w:rPr>
        <w:t>(</w:t>
      </w:r>
      <w:r w:rsidRPr="0A28652B" w:rsidR="0A28652B">
        <w:rPr>
          <w:rFonts w:ascii="Times New Roman" w:hAnsi="Times New Roman" w:eastAsia="Times New Roman" w:cs="Times New Roman"/>
        </w:rPr>
        <w:t>e.g.,</w:t>
      </w:r>
      <w:r w:rsidR="00EF712E">
        <w:rPr>
          <w:rFonts w:ascii="Times New Roman" w:hAnsi="Times New Roman" w:eastAsia="Times New Roman" w:cs="Times New Roman"/>
          <w:kern w:val="0"/>
          <w14:ligatures w14:val="none"/>
        </w:rPr>
        <w:t xml:space="preserve"> </w:t>
      </w:r>
      <w:proofErr w:type="spellStart"/>
      <w:r w:rsidRPr="00EF712E" w:rsidR="00EF712E">
        <w:rPr>
          <w:rFonts w:ascii="Times New Roman" w:hAnsi="Times New Roman" w:eastAsia="Times New Roman" w:cs="Times New Roman"/>
          <w:kern w:val="0"/>
          <w14:ligatures w14:val="none"/>
        </w:rPr>
        <w:t>PayGo</w:t>
      </w:r>
      <w:proofErr w:type="spellEnd"/>
      <w:r w:rsidR="00561EB9">
        <w:rPr>
          <w:rFonts w:ascii="Times New Roman" w:hAnsi="Times New Roman" w:eastAsia="Times New Roman" w:cs="Times New Roman"/>
          <w:kern w:val="0"/>
          <w14:ligatures w14:val="none"/>
        </w:rPr>
        <w:t>/PayOwn models and blended finance</w:t>
      </w:r>
      <w:r w:rsidR="00154057">
        <w:rPr>
          <w:rFonts w:ascii="Times New Roman" w:hAnsi="Times New Roman" w:eastAsia="Times New Roman" w:cs="Times New Roman"/>
          <w:kern w:val="0"/>
          <w14:ligatures w14:val="none"/>
        </w:rPr>
        <w:t xml:space="preserve">, i.e., </w:t>
      </w:r>
      <w:r w:rsidR="00C771AE">
        <w:rPr>
          <w:rFonts w:ascii="Times New Roman" w:hAnsi="Times New Roman" w:eastAsia="Times New Roman" w:cs="Times New Roman"/>
          <w:kern w:val="0"/>
          <w14:ligatures w14:val="none"/>
        </w:rPr>
        <w:t>to de-r</w:t>
      </w:r>
      <w:r w:rsidR="000859F9">
        <w:rPr>
          <w:rFonts w:ascii="Times New Roman" w:hAnsi="Times New Roman" w:eastAsia="Times New Roman" w:cs="Times New Roman"/>
          <w:kern w:val="0"/>
          <w14:ligatures w14:val="none"/>
        </w:rPr>
        <w:t>isk investments</w:t>
      </w:r>
      <w:r w:rsidR="00541FCB">
        <w:rPr>
          <w:rFonts w:ascii="Times New Roman" w:hAnsi="Times New Roman" w:eastAsia="Times New Roman" w:cs="Times New Roman"/>
          <w:kern w:val="0"/>
          <w14:ligatures w14:val="none"/>
        </w:rPr>
        <w:t xml:space="preserve"> using public</w:t>
      </w:r>
      <w:r w:rsidR="00EB0175">
        <w:rPr>
          <w:rFonts w:ascii="Times New Roman" w:hAnsi="Times New Roman" w:eastAsia="Times New Roman" w:cs="Times New Roman"/>
          <w:kern w:val="0"/>
          <w14:ligatures w14:val="none"/>
        </w:rPr>
        <w:t xml:space="preserve"> or </w:t>
      </w:r>
      <w:r w:rsidRPr="00EB0175" w:rsidR="00EB0175">
        <w:rPr>
          <w:rFonts w:ascii="Times New Roman" w:hAnsi="Times New Roman" w:eastAsia="Times New Roman" w:cs="Times New Roman"/>
          <w:kern w:val="0"/>
          <w14:ligatures w14:val="none"/>
        </w:rPr>
        <w:t>philanthropic</w:t>
      </w:r>
      <w:r w:rsidR="00EB0175">
        <w:rPr>
          <w:rFonts w:ascii="Times New Roman" w:hAnsi="Times New Roman" w:eastAsia="Times New Roman" w:cs="Times New Roman"/>
          <w:kern w:val="0"/>
          <w14:ligatures w14:val="none"/>
        </w:rPr>
        <w:t xml:space="preserve"> funds</w:t>
      </w:r>
      <w:r w:rsidR="00561EB9">
        <w:rPr>
          <w:rFonts w:ascii="Times New Roman" w:hAnsi="Times New Roman" w:eastAsia="Times New Roman" w:cs="Times New Roman"/>
          <w:kern w:val="0"/>
          <w14:ligatures w14:val="none"/>
        </w:rPr>
        <w:t xml:space="preserve"> in the long term), </w:t>
      </w:r>
      <w:r w:rsidRPr="000619F3" w:rsidR="000619F3">
        <w:rPr>
          <w:rFonts w:ascii="Times New Roman" w:hAnsi="Times New Roman" w:eastAsia="Times New Roman" w:cs="Times New Roman"/>
          <w:kern w:val="0"/>
          <w14:ligatures w14:val="none"/>
        </w:rPr>
        <w:t>context-specific</w:t>
      </w:r>
      <w:r w:rsidR="0076045F">
        <w:rPr>
          <w:rFonts w:ascii="Times New Roman" w:hAnsi="Times New Roman" w:eastAsia="Times New Roman" w:cs="Times New Roman"/>
          <w:kern w:val="0"/>
          <w14:ligatures w14:val="none"/>
        </w:rPr>
        <w:t xml:space="preserve"> </w:t>
      </w:r>
      <w:r w:rsidR="00561EB9">
        <w:rPr>
          <w:rFonts w:ascii="Times New Roman" w:hAnsi="Times New Roman" w:eastAsia="Times New Roman" w:cs="Times New Roman"/>
          <w:kern w:val="0"/>
          <w14:ligatures w14:val="none"/>
        </w:rPr>
        <w:t>public-private partnership</w:t>
      </w:r>
      <w:r w:rsidR="005A757A">
        <w:rPr>
          <w:rFonts w:ascii="Times New Roman" w:hAnsi="Times New Roman" w:eastAsia="Times New Roman" w:cs="Times New Roman"/>
          <w:kern w:val="0"/>
          <w14:ligatures w14:val="none"/>
        </w:rPr>
        <w:t>,</w:t>
      </w:r>
      <w:r w:rsidR="003F663B">
        <w:rPr>
          <w:rFonts w:ascii="Times New Roman" w:hAnsi="Times New Roman" w:eastAsia="Times New Roman" w:cs="Times New Roman"/>
          <w:kern w:val="0"/>
          <w14:ligatures w14:val="none"/>
        </w:rPr>
        <w:t xml:space="preserve"> and capacity building (</w:t>
      </w:r>
      <w:r w:rsidRPr="0A28652B" w:rsidR="0A28652B">
        <w:rPr>
          <w:rFonts w:ascii="Times New Roman" w:hAnsi="Times New Roman" w:eastAsia="Times New Roman" w:cs="Times New Roman"/>
        </w:rPr>
        <w:t>e.g.,</w:t>
      </w:r>
      <w:r w:rsidR="003F663B">
        <w:rPr>
          <w:rFonts w:ascii="Times New Roman" w:hAnsi="Times New Roman" w:eastAsia="Times New Roman" w:cs="Times New Roman"/>
          <w:kern w:val="0"/>
          <w14:ligatures w14:val="none"/>
        </w:rPr>
        <w:t xml:space="preserve"> extension workers</w:t>
      </w:r>
      <w:r w:rsidRPr="0A28652B" w:rsidR="0A28652B">
        <w:rPr>
          <w:rFonts w:ascii="Times New Roman" w:hAnsi="Times New Roman" w:eastAsia="Times New Roman" w:cs="Times New Roman"/>
        </w:rPr>
        <w:t xml:space="preserve"> and private sector partners</w:t>
      </w:r>
      <w:r w:rsidR="003F663B">
        <w:rPr>
          <w:rFonts w:ascii="Times New Roman" w:hAnsi="Times New Roman" w:eastAsia="Times New Roman" w:cs="Times New Roman"/>
          <w:kern w:val="0"/>
          <w14:ligatures w14:val="none"/>
        </w:rPr>
        <w:t>)</w:t>
      </w:r>
      <w:r w:rsidR="00750C74">
        <w:rPr>
          <w:rFonts w:ascii="Times New Roman" w:hAnsi="Times New Roman" w:eastAsia="Times New Roman" w:cs="Times New Roman"/>
          <w:kern w:val="0"/>
          <w14:ligatures w14:val="none"/>
        </w:rPr>
        <w:t xml:space="preserve"> to reduce</w:t>
      </w:r>
      <w:r w:rsidRPr="00750C74" w:rsidR="00750C74">
        <w:rPr>
          <w:rFonts w:ascii="Times New Roman" w:hAnsi="Times New Roman" w:eastAsia="Times New Roman" w:cs="Times New Roman"/>
          <w:kern w:val="0"/>
          <w14:ligatures w14:val="none"/>
        </w:rPr>
        <w:t xml:space="preserve"> transaction costs and create incentive mechanisms for SPIS adoption by smallholders</w:t>
      </w:r>
      <w:r w:rsidR="00561EB9">
        <w:rPr>
          <w:rFonts w:ascii="Times New Roman" w:hAnsi="Times New Roman" w:eastAsia="Times New Roman" w:cs="Times New Roman"/>
          <w:kern w:val="0"/>
          <w14:ligatures w14:val="none"/>
        </w:rPr>
        <w:t xml:space="preserve">. </w:t>
      </w:r>
    </w:p>
    <w:p w:rsidR="007F1EF1" w:rsidDel="00EC073B" w:rsidP="30559A0C" w:rsidRDefault="005A757A" w14:paraId="4295421A" w14:textId="2ABE5CF4">
      <w:pPr>
        <w:spacing w:after="120" w:line="240" w:lineRule="auto"/>
        <w:rPr>
          <w:rFonts w:ascii="Times New Roman" w:hAnsi="Times New Roman" w:eastAsia="Times New Roman" w:cs="Times New Roman"/>
        </w:rPr>
      </w:pPr>
      <w:r>
        <w:rPr>
          <w:rFonts w:ascii="Times New Roman" w:hAnsi="Times New Roman" w:eastAsia="Times New Roman" w:cs="Times New Roman"/>
        </w:rPr>
        <w:t>While</w:t>
      </w:r>
      <w:r w:rsidRPr="77518DBB" w:rsidR="74EE9AC8">
        <w:rPr>
          <w:rFonts w:ascii="Times New Roman" w:hAnsi="Times New Roman" w:eastAsia="Times New Roman" w:cs="Times New Roman"/>
        </w:rPr>
        <w:t xml:space="preserve"> </w:t>
      </w:r>
      <w:proofErr w:type="spellStart"/>
      <w:r w:rsidRPr="00BC029A" w:rsidR="00BC029A">
        <w:rPr>
          <w:rFonts w:ascii="Times New Roman" w:hAnsi="Times New Roman" w:eastAsia="Times New Roman" w:cs="Times New Roman"/>
        </w:rPr>
        <w:t>PayGo</w:t>
      </w:r>
      <w:proofErr w:type="spellEnd"/>
      <w:r w:rsidRPr="00BC029A" w:rsidR="00BC029A">
        <w:rPr>
          <w:rFonts w:ascii="Times New Roman" w:hAnsi="Times New Roman" w:eastAsia="Times New Roman" w:cs="Times New Roman"/>
        </w:rPr>
        <w:t>/PayOwn</w:t>
      </w:r>
      <w:r w:rsidR="00BC029A">
        <w:rPr>
          <w:rFonts w:ascii="Times New Roman" w:hAnsi="Times New Roman" w:eastAsia="Times New Roman" w:cs="Times New Roman"/>
        </w:rPr>
        <w:t xml:space="preserve"> </w:t>
      </w:r>
      <w:r w:rsidR="002C2F05">
        <w:rPr>
          <w:rFonts w:ascii="Times New Roman" w:hAnsi="Times New Roman" w:eastAsia="Times New Roman" w:cs="Times New Roman"/>
        </w:rPr>
        <w:t xml:space="preserve">and blended finance </w:t>
      </w:r>
      <w:r w:rsidRPr="77518DBB" w:rsidR="74EE9AC8">
        <w:rPr>
          <w:rFonts w:ascii="Times New Roman" w:hAnsi="Times New Roman" w:eastAsia="Times New Roman" w:cs="Times New Roman"/>
        </w:rPr>
        <w:t xml:space="preserve">mechanisms are central to the Inclusive Scaling Pathway developed under S4I </w:t>
      </w:r>
      <w:r w:rsidR="00AA4EB6">
        <w:rPr>
          <w:rFonts w:ascii="Times New Roman" w:hAnsi="Times New Roman" w:eastAsia="Times New Roman" w:cs="Times New Roman"/>
        </w:rPr>
        <w:t>(</w:t>
      </w:r>
      <w:proofErr w:type="spellStart"/>
      <w:r w:rsidR="00AA4EB6">
        <w:rPr>
          <w:rFonts w:ascii="Times New Roman" w:hAnsi="Times New Roman" w:eastAsia="Times New Roman" w:cs="Times New Roman"/>
        </w:rPr>
        <w:t>eg.</w:t>
      </w:r>
      <w:proofErr w:type="spellEnd"/>
      <w:r w:rsidR="00AA4EB6">
        <w:rPr>
          <w:rFonts w:ascii="Times New Roman" w:hAnsi="Times New Roman" w:eastAsia="Times New Roman" w:cs="Times New Roman"/>
        </w:rPr>
        <w:t xml:space="preserve"> </w:t>
      </w:r>
      <w:r w:rsidRPr="77518DBB" w:rsidR="74EE9AC8">
        <w:rPr>
          <w:rFonts w:ascii="Times New Roman" w:hAnsi="Times New Roman" w:eastAsia="Times New Roman" w:cs="Times New Roman"/>
        </w:rPr>
        <w:t xml:space="preserve">for Ethiopia </w:t>
      </w:r>
      <w:hyperlink w:history="1" r:id="rId7">
        <w:r w:rsidRPr="00DC5931" w:rsidR="00FA0037">
          <w:rPr>
            <w:rStyle w:val="Hyperlink"/>
            <w:rFonts w:ascii="Aptos" w:hAnsi="Aptos" w:eastAsia="Aptos" w:cs="Aptos"/>
            <w:sz w:val="22"/>
            <w:szCs w:val="22"/>
          </w:rPr>
          <w:t>https://hdl.handle.net/10568/180367 )</w:t>
        </w:r>
      </w:hyperlink>
      <w:r w:rsidRPr="77518DBB" w:rsidR="74EE9AC8">
        <w:rPr>
          <w:rFonts w:ascii="Times New Roman" w:hAnsi="Times New Roman" w:eastAsia="Times New Roman" w:cs="Times New Roman"/>
        </w:rPr>
        <w:t xml:space="preserve">, this track </w:t>
      </w:r>
      <w:r w:rsidRPr="00652353" w:rsidR="00652353">
        <w:rPr>
          <w:rFonts w:ascii="Times New Roman" w:hAnsi="Times New Roman" w:eastAsia="Times New Roman" w:cs="Times New Roman"/>
        </w:rPr>
        <w:t>remains flexible and responsive to country-specific conditions.</w:t>
      </w:r>
      <w:r w:rsidRPr="77518DBB" w:rsidR="74EE9AC8">
        <w:rPr>
          <w:rFonts w:ascii="Times New Roman" w:hAnsi="Times New Roman" w:eastAsia="Times New Roman" w:cs="Times New Roman"/>
        </w:rPr>
        <w:t xml:space="preserve"> </w:t>
      </w:r>
      <w:r w:rsidRPr="00790C01" w:rsidR="00790C01">
        <w:rPr>
          <w:rFonts w:ascii="Times New Roman" w:hAnsi="Times New Roman" w:eastAsia="Times New Roman" w:cs="Times New Roman"/>
        </w:rPr>
        <w:t>It actively explores complementary financial instruments aligned with local demand patterns, risk profiles, and technology supply chains. This ensures that financing solutions remain relevant and scalable across diverse institutional and market environments.</w:t>
      </w:r>
      <w:r w:rsidRPr="77518DBB" w:rsidR="74EE9AC8">
        <w:rPr>
          <w:rFonts w:ascii="Times New Roman" w:hAnsi="Times New Roman" w:eastAsia="Times New Roman" w:cs="Times New Roman"/>
        </w:rPr>
        <w:t xml:space="preserve"> </w:t>
      </w:r>
    </w:p>
    <w:p w:rsidR="0090433D" w:rsidP="002F3EC8" w:rsidRDefault="702BBA94" w14:paraId="324AC2DB" w14:textId="6AFA306C">
      <w:pPr>
        <w:spacing w:after="12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SP</w:t>
      </w:r>
      <w:r w:rsidR="49A8D926">
        <w:rPr>
          <w:rFonts w:ascii="Times New Roman" w:hAnsi="Times New Roman" w:eastAsia="Times New Roman" w:cs="Times New Roman"/>
          <w:kern w:val="0"/>
          <w14:ligatures w14:val="none"/>
        </w:rPr>
        <w:t>I</w:t>
      </w:r>
      <w:r>
        <w:rPr>
          <w:rFonts w:ascii="Times New Roman" w:hAnsi="Times New Roman" w:eastAsia="Times New Roman" w:cs="Times New Roman"/>
          <w:kern w:val="0"/>
          <w14:ligatures w14:val="none"/>
        </w:rPr>
        <w:t xml:space="preserve">S is </w:t>
      </w:r>
      <w:r w:rsidRPr="00870E8A" w:rsidR="6F5DE7F9">
        <w:rPr>
          <w:rFonts w:ascii="Times New Roman" w:hAnsi="Times New Roman" w:eastAsia="Times New Roman" w:cs="Times New Roman"/>
          <w:kern w:val="0"/>
          <w14:ligatures w14:val="none"/>
        </w:rPr>
        <w:t>already scaling-ready and validated in real-world conditions</w:t>
      </w:r>
      <w:r w:rsidRPr="0A28652B" w:rsidR="646680FB">
        <w:rPr>
          <w:rFonts w:ascii="Times New Roman" w:hAnsi="Times New Roman" w:eastAsia="Times New Roman" w:cs="Times New Roman"/>
        </w:rPr>
        <w:t xml:space="preserve">, as </w:t>
      </w:r>
      <w:r w:rsidR="006D2187">
        <w:rPr>
          <w:rFonts w:ascii="Times New Roman" w:hAnsi="Times New Roman" w:eastAsia="Times New Roman" w:cs="Times New Roman"/>
        </w:rPr>
        <w:t>demonstrated</w:t>
      </w:r>
      <w:r w:rsidRPr="0A28652B" w:rsidR="646680FB">
        <w:rPr>
          <w:rFonts w:ascii="Times New Roman" w:hAnsi="Times New Roman" w:eastAsia="Times New Roman" w:cs="Times New Roman"/>
        </w:rPr>
        <w:t xml:space="preserve"> in </w:t>
      </w:r>
      <w:hyperlink w:history="1" r:id="rId8">
        <w:r w:rsidRPr="77518DBB" w:rsidR="763B84E1">
          <w:rPr>
            <w:rStyle w:val="Hyperlink"/>
            <w:rFonts w:ascii="Times New Roman" w:hAnsi="Times New Roman" w:eastAsia="Times New Roman" w:cs="Times New Roman"/>
            <w:kern w:val="0"/>
            <w14:ligatures w14:val="none"/>
          </w:rPr>
          <w:t>Sustainable Finance for Off-Grid Solar Irrigation: IPSR Innovation Profile</w:t>
        </w:r>
      </w:hyperlink>
      <w:r w:rsidRPr="0A28652B" w:rsidR="646680FB">
        <w:rPr>
          <w:rFonts w:ascii="Times New Roman" w:hAnsi="Times New Roman" w:eastAsia="Times New Roman" w:cs="Times New Roman"/>
        </w:rPr>
        <w:t xml:space="preserve">, </w:t>
      </w:r>
      <w:hyperlink w:history="1" r:id="rId9">
        <w:r w:rsidRPr="77518DBB" w:rsidR="763B84E1">
          <w:rPr>
            <w:rStyle w:val="Hyperlink"/>
            <w:rFonts w:ascii="Times New Roman" w:hAnsi="Times New Roman" w:eastAsia="Times New Roman" w:cs="Times New Roman"/>
            <w:kern w:val="0"/>
            <w14:ligatures w14:val="none"/>
          </w:rPr>
          <w:t>Solar Irrigation Pump (SIP) Sizing Tool: IPSR Innovation Profile</w:t>
        </w:r>
      </w:hyperlink>
      <w:r w:rsidR="646680FB">
        <w:t xml:space="preserve">, </w:t>
      </w:r>
      <w:r w:rsidR="763B84E1">
        <w:rPr>
          <w:rFonts w:ascii="Times New Roman" w:hAnsi="Times New Roman" w:eastAsia="Times New Roman" w:cs="Times New Roman"/>
          <w:kern w:val="0"/>
          <w14:ligatures w14:val="none"/>
        </w:rPr>
        <w:t xml:space="preserve">and </w:t>
      </w:r>
      <w:hyperlink w:history="1" r:id="rId10">
        <w:r w:rsidRPr="77518DBB" w:rsidR="763B84E1">
          <w:rPr>
            <w:rStyle w:val="Hyperlink"/>
            <w:rFonts w:ascii="Times New Roman" w:hAnsi="Times New Roman" w:eastAsia="Times New Roman" w:cs="Times New Roman"/>
            <w:kern w:val="0"/>
            <w14:ligatures w14:val="none"/>
          </w:rPr>
          <w:t>Irrigation for smallholder farmers | CGIAR System</w:t>
        </w:r>
      </w:hyperlink>
      <w:r w:rsidR="763B84E1">
        <w:rPr>
          <w:rFonts w:ascii="Times New Roman" w:hAnsi="Times New Roman" w:eastAsia="Times New Roman" w:cs="Times New Roman"/>
          <w:kern w:val="0"/>
          <w14:ligatures w14:val="none"/>
        </w:rPr>
        <w:t xml:space="preserve">. </w:t>
      </w:r>
      <w:r w:rsidR="006D2187">
        <w:rPr>
          <w:rFonts w:ascii="Times New Roman" w:hAnsi="Times New Roman" w:eastAsia="Times New Roman" w:cs="Times New Roman"/>
          <w:kern w:val="0"/>
          <w14:ligatures w14:val="none"/>
        </w:rPr>
        <w:t>The track</w:t>
      </w:r>
      <w:r w:rsidR="3D86978D">
        <w:rPr>
          <w:rFonts w:ascii="Times New Roman" w:hAnsi="Times New Roman" w:eastAsia="Times New Roman" w:cs="Times New Roman"/>
          <w:kern w:val="0"/>
          <w14:ligatures w14:val="none"/>
        </w:rPr>
        <w:t xml:space="preserve">, </w:t>
      </w:r>
      <w:r w:rsidR="00A76724">
        <w:rPr>
          <w:rFonts w:ascii="Times New Roman" w:hAnsi="Times New Roman" w:eastAsia="Times New Roman" w:cs="Times New Roman"/>
          <w:kern w:val="0"/>
          <w14:ligatures w14:val="none"/>
        </w:rPr>
        <w:t>however,</w:t>
      </w:r>
      <w:r w:rsidR="00A76724">
        <w:rPr>
          <w:rFonts w:ascii="Times New Roman" w:hAnsi="Times New Roman" w:eastAsia="Times New Roman" w:cs="Times New Roman"/>
        </w:rPr>
        <w:t xml:space="preserve"> go</w:t>
      </w:r>
      <w:r w:rsidR="006D2187">
        <w:rPr>
          <w:rFonts w:ascii="Times New Roman" w:hAnsi="Times New Roman" w:eastAsia="Times New Roman" w:cs="Times New Roman"/>
        </w:rPr>
        <w:t>es</w:t>
      </w:r>
      <w:r w:rsidR="00007010">
        <w:rPr>
          <w:rFonts w:ascii="Times New Roman" w:hAnsi="Times New Roman" w:eastAsia="Times New Roman" w:cs="Times New Roman"/>
        </w:rPr>
        <w:t xml:space="preserve"> beyond SPIS </w:t>
      </w:r>
      <w:r w:rsidR="00585E91">
        <w:rPr>
          <w:rFonts w:ascii="Times New Roman" w:hAnsi="Times New Roman" w:eastAsia="Times New Roman" w:cs="Times New Roman"/>
        </w:rPr>
        <w:t>to promote</w:t>
      </w:r>
      <w:r w:rsidR="00007010">
        <w:rPr>
          <w:rFonts w:ascii="Times New Roman" w:hAnsi="Times New Roman" w:eastAsia="Times New Roman" w:cs="Times New Roman"/>
        </w:rPr>
        <w:t xml:space="preserve"> farmer-led irrigation</w:t>
      </w:r>
      <w:r w:rsidR="00F07B62">
        <w:rPr>
          <w:rFonts w:ascii="Times New Roman" w:hAnsi="Times New Roman" w:eastAsia="Times New Roman" w:cs="Times New Roman"/>
        </w:rPr>
        <w:t xml:space="preserve"> (</w:t>
      </w:r>
      <w:proofErr w:type="spellStart"/>
      <w:r w:rsidR="00F07B62">
        <w:rPr>
          <w:rFonts w:ascii="Times New Roman" w:hAnsi="Times New Roman" w:eastAsia="Times New Roman" w:cs="Times New Roman"/>
        </w:rPr>
        <w:t>eg</w:t>
      </w:r>
      <w:proofErr w:type="spellEnd"/>
      <w:r w:rsidR="00577577">
        <w:rPr>
          <w:rFonts w:ascii="Times New Roman" w:hAnsi="Times New Roman" w:eastAsia="Times New Roman" w:cs="Times New Roman"/>
        </w:rPr>
        <w:t xml:space="preserve">, </w:t>
      </w:r>
      <w:r w:rsidR="00007010">
        <w:rPr>
          <w:rFonts w:ascii="Times New Roman" w:hAnsi="Times New Roman" w:eastAsia="Times New Roman" w:cs="Times New Roman"/>
        </w:rPr>
        <w:t xml:space="preserve">efficient fuel pumps, </w:t>
      </w:r>
      <w:r w:rsidR="002578AB">
        <w:rPr>
          <w:rFonts w:ascii="Times New Roman" w:hAnsi="Times New Roman" w:eastAsia="Times New Roman" w:cs="Times New Roman"/>
        </w:rPr>
        <w:t>hybrid systems</w:t>
      </w:r>
      <w:r w:rsidR="00007010">
        <w:rPr>
          <w:rFonts w:ascii="Times New Roman" w:hAnsi="Times New Roman" w:eastAsia="Times New Roman" w:cs="Times New Roman"/>
        </w:rPr>
        <w:t xml:space="preserve">, and </w:t>
      </w:r>
      <w:r w:rsidR="00491661">
        <w:rPr>
          <w:rFonts w:ascii="Times New Roman" w:hAnsi="Times New Roman" w:eastAsia="Times New Roman" w:cs="Times New Roman"/>
        </w:rPr>
        <w:t xml:space="preserve">improved </w:t>
      </w:r>
      <w:r w:rsidR="00007010">
        <w:rPr>
          <w:rFonts w:ascii="Times New Roman" w:hAnsi="Times New Roman" w:eastAsia="Times New Roman" w:cs="Times New Roman"/>
        </w:rPr>
        <w:t>agronomic practices</w:t>
      </w:r>
      <w:r w:rsidR="00577577">
        <w:rPr>
          <w:rFonts w:ascii="Times New Roman" w:hAnsi="Times New Roman" w:eastAsia="Times New Roman" w:cs="Times New Roman"/>
        </w:rPr>
        <w:t>)</w:t>
      </w:r>
      <w:r w:rsidR="00007010">
        <w:rPr>
          <w:rFonts w:ascii="Times New Roman" w:hAnsi="Times New Roman" w:eastAsia="Times New Roman" w:cs="Times New Roman"/>
        </w:rPr>
        <w:t xml:space="preserve"> that </w:t>
      </w:r>
      <w:r w:rsidRPr="00577577" w:rsidR="00577577">
        <w:rPr>
          <w:rFonts w:ascii="Times New Roman" w:hAnsi="Times New Roman" w:eastAsia="Times New Roman" w:cs="Times New Roman"/>
        </w:rPr>
        <w:t>enhance water productivity and system efficiency.</w:t>
      </w:r>
      <w:r w:rsidRPr="0A28652B" w:rsidR="646680FB">
        <w:rPr>
          <w:rFonts w:ascii="Times New Roman" w:hAnsi="Times New Roman" w:eastAsia="Times New Roman" w:cs="Times New Roman"/>
        </w:rPr>
        <w:t xml:space="preserve"> </w:t>
      </w:r>
      <w:r w:rsidR="00D564B4">
        <w:rPr>
          <w:rFonts w:ascii="Times New Roman" w:hAnsi="Times New Roman" w:eastAsia="Times New Roman" w:cs="Times New Roman"/>
        </w:rPr>
        <w:t xml:space="preserve">S4I leverages </w:t>
      </w:r>
      <w:r w:rsidR="00C047A7">
        <w:rPr>
          <w:rFonts w:ascii="Times New Roman" w:hAnsi="Times New Roman" w:eastAsia="Times New Roman" w:cs="Times New Roman"/>
        </w:rPr>
        <w:t>the</w:t>
      </w:r>
      <w:r w:rsidR="00D564B4">
        <w:rPr>
          <w:rFonts w:ascii="Times New Roman" w:hAnsi="Times New Roman" w:eastAsia="Times New Roman" w:cs="Times New Roman"/>
        </w:rPr>
        <w:t xml:space="preserve"> Solar phase II bilateral project </w:t>
      </w:r>
      <w:r w:rsidR="00C047A7">
        <w:rPr>
          <w:rFonts w:ascii="Times New Roman" w:hAnsi="Times New Roman" w:eastAsia="Times New Roman" w:cs="Times New Roman"/>
        </w:rPr>
        <w:t xml:space="preserve">to assess the suitability of SPIS and pump sizing </w:t>
      </w:r>
      <w:r w:rsidR="00917812">
        <w:rPr>
          <w:rFonts w:ascii="Times New Roman" w:hAnsi="Times New Roman" w:eastAsia="Times New Roman" w:cs="Times New Roman"/>
          <w:kern w:val="0"/>
          <w14:ligatures w14:val="none"/>
        </w:rPr>
        <w:t>in target countries</w:t>
      </w:r>
      <w:r w:rsidR="4FB69EB5">
        <w:rPr>
          <w:rFonts w:ascii="Times New Roman" w:hAnsi="Times New Roman" w:eastAsia="Times New Roman" w:cs="Times New Roman"/>
          <w:kern w:val="0"/>
          <w14:ligatures w14:val="none"/>
        </w:rPr>
        <w:t>.</w:t>
      </w:r>
      <w:r w:rsidR="77F304AD">
        <w:rPr>
          <w:rFonts w:ascii="Times New Roman" w:hAnsi="Times New Roman" w:eastAsia="Times New Roman" w:cs="Times New Roman"/>
          <w:kern w:val="0"/>
          <w14:ligatures w14:val="none"/>
        </w:rPr>
        <w:t xml:space="preserve"> </w:t>
      </w:r>
      <w:r w:rsidRPr="004352B5" w:rsidR="00917812">
        <w:rPr>
          <w:rFonts w:ascii="Times New Roman" w:hAnsi="Times New Roman" w:eastAsia="Times New Roman" w:cs="Times New Roman"/>
        </w:rPr>
        <w:t>Such</w:t>
      </w:r>
      <w:r w:rsidRPr="004352B5" w:rsidR="77F304AD">
        <w:rPr>
          <w:rFonts w:ascii="Times New Roman" w:hAnsi="Times New Roman" w:eastAsia="Times New Roman" w:cs="Times New Roman"/>
        </w:rPr>
        <w:t xml:space="preserve"> digital tools </w:t>
      </w:r>
      <w:r w:rsidR="00E41E07">
        <w:rPr>
          <w:rFonts w:ascii="Times New Roman" w:hAnsi="Times New Roman" w:eastAsia="Times New Roman" w:cs="Times New Roman"/>
        </w:rPr>
        <w:t>(</w:t>
      </w:r>
      <w:proofErr w:type="spellStart"/>
      <w:r w:rsidR="00E41E07">
        <w:rPr>
          <w:rFonts w:ascii="Times New Roman" w:hAnsi="Times New Roman" w:eastAsia="Times New Roman" w:cs="Times New Roman"/>
        </w:rPr>
        <w:t>eg.</w:t>
      </w:r>
      <w:proofErr w:type="spellEnd"/>
      <w:r w:rsidR="00E41E07">
        <w:rPr>
          <w:rFonts w:ascii="Times New Roman" w:hAnsi="Times New Roman" w:eastAsia="Times New Roman" w:cs="Times New Roman"/>
        </w:rPr>
        <w:t xml:space="preserve">, </w:t>
      </w:r>
      <w:hyperlink w:history="1" r:id="rId11">
        <w:r w:rsidRPr="00AB3FD4" w:rsidR="00AB3FD4">
          <w:rPr>
            <w:rStyle w:val="Hyperlink"/>
            <w:rFonts w:ascii="Times New Roman" w:hAnsi="Times New Roman" w:eastAsia="Times New Roman" w:cs="Times New Roman"/>
          </w:rPr>
          <w:t xml:space="preserve">Solar irrigation potential </w:t>
        </w:r>
      </w:hyperlink>
      <w:hyperlink w:history="1" r:id="rId12">
        <w:proofErr w:type="spellStart"/>
        <w:r w:rsidRPr="00AB3FD4" w:rsidR="00AB3FD4">
          <w:rPr>
            <w:rStyle w:val="Hyperlink"/>
            <w:rFonts w:ascii="Times New Roman" w:hAnsi="Times New Roman" w:eastAsia="Times New Roman" w:cs="Times New Roman"/>
          </w:rPr>
          <w:t>explorer_poly</w:t>
        </w:r>
        <w:proofErr w:type="spellEnd"/>
      </w:hyperlink>
      <w:hyperlink w:history="1" r:id="rId13">
        <w:r w:rsidRPr="00AB3FD4" w:rsidR="00AB3FD4">
          <w:rPr>
            <w:rStyle w:val="Hyperlink"/>
            <w:rFonts w:ascii="Times New Roman" w:hAnsi="Times New Roman" w:eastAsia="Times New Roman" w:cs="Times New Roman"/>
          </w:rPr>
          <w:t xml:space="preserve"> vr1</w:t>
        </w:r>
      </w:hyperlink>
      <w:r w:rsidR="00AB3FD4">
        <w:rPr>
          <w:rFonts w:eastAsia="Times New Roman"/>
        </w:rPr>
        <w:t xml:space="preserve">) </w:t>
      </w:r>
      <w:r w:rsidRPr="004352B5" w:rsidR="00C047A7">
        <w:rPr>
          <w:rFonts w:ascii="Times New Roman" w:hAnsi="Times New Roman" w:eastAsia="Times New Roman" w:cs="Times New Roman"/>
        </w:rPr>
        <w:t xml:space="preserve">can also </w:t>
      </w:r>
      <w:r w:rsidRPr="004352B5" w:rsidR="004352B5">
        <w:rPr>
          <w:rFonts w:ascii="Times New Roman" w:hAnsi="Times New Roman" w:eastAsia="Times New Roman" w:cs="Times New Roman"/>
        </w:rPr>
        <w:t>support capacity building</w:t>
      </w:r>
      <w:r w:rsidR="004352B5">
        <w:rPr>
          <w:rFonts w:ascii="Times New Roman" w:hAnsi="Times New Roman" w:eastAsia="Times New Roman" w:cs="Times New Roman"/>
        </w:rPr>
        <w:t xml:space="preserve"> in S4I</w:t>
      </w:r>
      <w:r w:rsidRPr="38DB0C58" w:rsidR="57C8E10B">
        <w:rPr>
          <w:rFonts w:ascii="Times New Roman" w:hAnsi="Times New Roman" w:eastAsia="Times New Roman" w:cs="Times New Roman"/>
        </w:rPr>
        <w:t>.</w:t>
      </w:r>
    </w:p>
    <w:p w:rsidRPr="00231FF5" w:rsidR="00231FF5" w:rsidP="002F3EC8" w:rsidRDefault="00941CBE" w14:paraId="3A6BDEBD" w14:textId="1293AAE2">
      <w:pPr>
        <w:spacing w:after="120" w:line="240" w:lineRule="auto"/>
        <w:rPr>
          <w:rFonts w:ascii="Times New Roman" w:hAnsi="Times New Roman" w:eastAsia="Times New Roman" w:cs="Times New Roman"/>
          <w:kern w:val="0"/>
          <w14:ligatures w14:val="none"/>
        </w:rPr>
      </w:pPr>
      <w:r w:rsidRPr="00941CBE">
        <w:rPr>
          <w:rFonts w:ascii="Times New Roman" w:hAnsi="Times New Roman" w:eastAsia="Times New Roman" w:cs="Times New Roman"/>
          <w:kern w:val="0"/>
          <w14:ligatures w14:val="none"/>
        </w:rPr>
        <w:t>Evidence from Nigeria, Ethiopia, Kenya, and South Asia consistently shows that S</w:t>
      </w:r>
      <w:r w:rsidR="0080362B">
        <w:rPr>
          <w:rFonts w:ascii="Times New Roman" w:hAnsi="Times New Roman" w:eastAsia="Times New Roman" w:cs="Times New Roman"/>
          <w:kern w:val="0"/>
          <w14:ligatures w14:val="none"/>
        </w:rPr>
        <w:t>P</w:t>
      </w:r>
      <w:r w:rsidRPr="00941CBE">
        <w:rPr>
          <w:rFonts w:ascii="Times New Roman" w:hAnsi="Times New Roman" w:eastAsia="Times New Roman" w:cs="Times New Roman"/>
          <w:kern w:val="0"/>
          <w14:ligatures w14:val="none"/>
        </w:rPr>
        <w:t xml:space="preserve">IS is financially compelling when properly packaged. In Nigeria, </w:t>
      </w:r>
      <w:r w:rsidRPr="1D49F575" w:rsidR="00C4770A">
        <w:rPr>
          <w:rFonts w:ascii="Times New Roman" w:hAnsi="Times New Roman" w:eastAsia="Times New Roman" w:cs="Times New Roman"/>
        </w:rPr>
        <w:t>SPIS</w:t>
      </w:r>
      <w:r w:rsidR="00956A4F">
        <w:rPr>
          <w:rFonts w:ascii="Times New Roman" w:hAnsi="Times New Roman" w:eastAsia="Times New Roman" w:cs="Times New Roman"/>
          <w:kern w:val="0"/>
          <w14:ligatures w14:val="none"/>
        </w:rPr>
        <w:t xml:space="preserve"> </w:t>
      </w:r>
      <w:r w:rsidRPr="00941CBE">
        <w:rPr>
          <w:rFonts w:ascii="Times New Roman" w:hAnsi="Times New Roman" w:eastAsia="Times New Roman" w:cs="Times New Roman"/>
          <w:kern w:val="0"/>
          <w14:ligatures w14:val="none"/>
        </w:rPr>
        <w:t xml:space="preserve">investments </w:t>
      </w:r>
      <w:r w:rsidR="00956A4F">
        <w:rPr>
          <w:rFonts w:ascii="Times New Roman" w:hAnsi="Times New Roman" w:eastAsia="Times New Roman" w:cs="Times New Roman"/>
          <w:kern w:val="0"/>
          <w14:ligatures w14:val="none"/>
        </w:rPr>
        <w:t>for</w:t>
      </w:r>
      <w:r w:rsidRPr="00941CBE">
        <w:rPr>
          <w:rFonts w:ascii="Times New Roman" w:hAnsi="Times New Roman" w:eastAsia="Times New Roman" w:cs="Times New Roman"/>
          <w:kern w:val="0"/>
          <w14:ligatures w14:val="none"/>
        </w:rPr>
        <w:t xml:space="preserve"> crops such as tomatoes, red peppers, onions, and rice have yielded very high returns</w:t>
      </w:r>
      <w:r w:rsidR="00360497">
        <w:rPr>
          <w:rFonts w:ascii="Times New Roman" w:hAnsi="Times New Roman" w:eastAsia="Times New Roman" w:cs="Times New Roman"/>
          <w:kern w:val="0"/>
          <w14:ligatures w14:val="none"/>
        </w:rPr>
        <w:t xml:space="preserve">, and SPIS has co-designed a scaling pathway with the </w:t>
      </w:r>
      <w:r w:rsidR="00741AB2">
        <w:rPr>
          <w:rFonts w:ascii="Times New Roman" w:hAnsi="Times New Roman" w:eastAsia="Times New Roman" w:cs="Times New Roman"/>
          <w:kern w:val="0"/>
          <w14:ligatures w14:val="none"/>
        </w:rPr>
        <w:t>Bank of Agriculture (</w:t>
      </w:r>
      <w:proofErr w:type="spellStart"/>
      <w:r w:rsidR="00741AB2">
        <w:rPr>
          <w:rFonts w:ascii="Times New Roman" w:hAnsi="Times New Roman" w:eastAsia="Times New Roman" w:cs="Times New Roman"/>
          <w:kern w:val="0"/>
          <w14:ligatures w14:val="none"/>
        </w:rPr>
        <w:t>BoA</w:t>
      </w:r>
      <w:proofErr w:type="spellEnd"/>
      <w:r w:rsidR="00741AB2">
        <w:rPr>
          <w:rFonts w:ascii="Times New Roman" w:hAnsi="Times New Roman" w:eastAsia="Times New Roman" w:cs="Times New Roman"/>
          <w:kern w:val="0"/>
          <w14:ligatures w14:val="none"/>
        </w:rPr>
        <w:t>)</w:t>
      </w:r>
      <w:r w:rsidRPr="00941CBE">
        <w:rPr>
          <w:rFonts w:ascii="Times New Roman" w:hAnsi="Times New Roman" w:eastAsia="Times New Roman" w:cs="Times New Roman"/>
          <w:kern w:val="0"/>
          <w14:ligatures w14:val="none"/>
        </w:rPr>
        <w:t xml:space="preserve">. In Ethiopia, </w:t>
      </w:r>
      <w:r w:rsidRPr="1D49F575" w:rsidR="00830451">
        <w:rPr>
          <w:rFonts w:ascii="Times New Roman" w:hAnsi="Times New Roman" w:eastAsia="Times New Roman" w:cs="Times New Roman"/>
        </w:rPr>
        <w:t>SPIS</w:t>
      </w:r>
      <w:r w:rsidRPr="00941CBE">
        <w:rPr>
          <w:rFonts w:ascii="Times New Roman" w:hAnsi="Times New Roman" w:eastAsia="Times New Roman" w:cs="Times New Roman"/>
          <w:kern w:val="0"/>
          <w14:ligatures w14:val="none"/>
        </w:rPr>
        <w:t xml:space="preserve"> is officially tax-exempt, benefit–cost ratios exceed one</w:t>
      </w:r>
      <w:r w:rsidR="00F65FE5">
        <w:rPr>
          <w:rFonts w:ascii="Times New Roman" w:hAnsi="Times New Roman" w:eastAsia="Times New Roman" w:cs="Times New Roman"/>
          <w:kern w:val="0"/>
          <w14:ligatures w14:val="none"/>
        </w:rPr>
        <w:t xml:space="preserve"> (</w:t>
      </w:r>
      <w:hyperlink r:id="rId14">
        <w:r w:rsidRPr="00F65FE5" w:rsidR="4A5C0014">
          <w:rPr>
            <w:rStyle w:val="Hyperlink"/>
            <w:rFonts w:ascii="Times New Roman" w:hAnsi="Times New Roman" w:eastAsia="Helvetica" w:cs="Times New Roman"/>
            <w:color w:val="0156CE"/>
          </w:rPr>
          <w:t>https://doi.org/10.3390/su17041486</w:t>
        </w:r>
      </w:hyperlink>
      <w:r w:rsidRPr="00941CBE">
        <w:rPr>
          <w:rFonts w:ascii="Times New Roman" w:hAnsi="Times New Roman" w:eastAsia="Times New Roman" w:cs="Times New Roman"/>
          <w:kern w:val="0"/>
          <w14:ligatures w14:val="none"/>
        </w:rPr>
        <w:t>)</w:t>
      </w:r>
      <w:ins w:author="Guest User" w:date="2026-01-27T12:36:00Z" w16du:dateUtc="2026-01-27T12:36:17Z" w:id="0">
        <w:r w:rsidRPr="00941CBE">
          <w:rPr>
            <w:rFonts w:ascii="Times New Roman" w:hAnsi="Times New Roman" w:eastAsia="Times New Roman" w:cs="Times New Roman"/>
            <w:kern w:val="0"/>
            <w14:ligatures w14:val="none"/>
          </w:rPr>
          <w:t xml:space="preserve">. </w:t>
        </w:r>
      </w:ins>
      <w:r w:rsidR="003A21FB">
        <w:rPr>
          <w:rFonts w:ascii="Times New Roman" w:hAnsi="Times New Roman" w:eastAsia="Times New Roman" w:cs="Times New Roman"/>
          <w:kern w:val="0"/>
          <w14:ligatures w14:val="none"/>
        </w:rPr>
        <w:t xml:space="preserve">In Kenya, </w:t>
      </w:r>
      <w:r w:rsidRPr="00E43A28" w:rsidR="00E43A28">
        <w:rPr>
          <w:rFonts w:ascii="Times New Roman" w:hAnsi="Times New Roman" w:eastAsia="Times New Roman" w:cs="Times New Roman"/>
          <w:kern w:val="0"/>
          <w14:ligatures w14:val="none"/>
        </w:rPr>
        <w:t xml:space="preserve">IWMI and </w:t>
      </w:r>
      <w:proofErr w:type="spellStart"/>
      <w:r w:rsidRPr="00E43A28" w:rsidR="00E43A28">
        <w:rPr>
          <w:rFonts w:ascii="Times New Roman" w:hAnsi="Times New Roman" w:eastAsia="Times New Roman" w:cs="Times New Roman"/>
          <w:kern w:val="0"/>
          <w14:ligatures w14:val="none"/>
        </w:rPr>
        <w:t>SunCulture</w:t>
      </w:r>
      <w:proofErr w:type="spellEnd"/>
      <w:r w:rsidRPr="00E43A28" w:rsidR="00E43A28">
        <w:rPr>
          <w:rFonts w:ascii="Times New Roman" w:hAnsi="Times New Roman" w:eastAsia="Times New Roman" w:cs="Times New Roman"/>
          <w:kern w:val="0"/>
          <w14:ligatures w14:val="none"/>
        </w:rPr>
        <w:t xml:space="preserve"> </w:t>
      </w:r>
      <w:r w:rsidR="00E43A28">
        <w:rPr>
          <w:rFonts w:ascii="Times New Roman" w:hAnsi="Times New Roman" w:eastAsia="Times New Roman" w:cs="Times New Roman"/>
          <w:kern w:val="0"/>
          <w14:ligatures w14:val="none"/>
        </w:rPr>
        <w:t>co-designed</w:t>
      </w:r>
      <w:r w:rsidRPr="00E43A28" w:rsidR="00E43A28">
        <w:rPr>
          <w:rFonts w:ascii="Times New Roman" w:hAnsi="Times New Roman" w:eastAsia="Times New Roman" w:cs="Times New Roman"/>
          <w:kern w:val="0"/>
          <w14:ligatures w14:val="none"/>
        </w:rPr>
        <w:t xml:space="preserve"> a </w:t>
      </w:r>
      <w:hyperlink w:history="1" r:id="rId15">
        <w:r w:rsidRPr="0057188E" w:rsidR="00E43A28">
          <w:rPr>
            <w:rStyle w:val="Hyperlink"/>
            <w:rFonts w:ascii="Times New Roman" w:hAnsi="Times New Roman" w:eastAsia="Times New Roman" w:cs="Times New Roman"/>
            <w:kern w:val="0"/>
            <w14:ligatures w14:val="none"/>
          </w:rPr>
          <w:t>water strategy</w:t>
        </w:r>
      </w:hyperlink>
      <w:r w:rsidRPr="00E43A28" w:rsidR="00E43A28">
        <w:rPr>
          <w:rFonts w:ascii="Times New Roman" w:hAnsi="Times New Roman" w:eastAsia="Times New Roman" w:cs="Times New Roman"/>
          <w:kern w:val="0"/>
          <w14:ligatures w14:val="none"/>
        </w:rPr>
        <w:t xml:space="preserve"> that aligns </w:t>
      </w:r>
      <w:proofErr w:type="spellStart"/>
      <w:r w:rsidRPr="00E43A28" w:rsidR="00E43A28">
        <w:rPr>
          <w:rFonts w:ascii="Times New Roman" w:hAnsi="Times New Roman" w:eastAsia="Times New Roman" w:cs="Times New Roman"/>
          <w:kern w:val="0"/>
          <w14:ligatures w14:val="none"/>
        </w:rPr>
        <w:t>SunCulture’s</w:t>
      </w:r>
      <w:proofErr w:type="spellEnd"/>
      <w:r w:rsidRPr="00E43A28" w:rsidR="00E43A28">
        <w:rPr>
          <w:rFonts w:ascii="Times New Roman" w:hAnsi="Times New Roman" w:eastAsia="Times New Roman" w:cs="Times New Roman"/>
          <w:kern w:val="0"/>
          <w14:ligatures w14:val="none"/>
        </w:rPr>
        <w:t xml:space="preserve"> </w:t>
      </w:r>
      <w:r w:rsidR="00366C55">
        <w:rPr>
          <w:rFonts w:ascii="Times New Roman" w:hAnsi="Times New Roman" w:eastAsia="Times New Roman" w:cs="Times New Roman"/>
          <w:kern w:val="0"/>
          <w14:ligatures w14:val="none"/>
        </w:rPr>
        <w:t xml:space="preserve">solar-scaling operations </w:t>
      </w:r>
      <w:r w:rsidRPr="00E43A28" w:rsidR="00E43A28">
        <w:rPr>
          <w:rFonts w:ascii="Times New Roman" w:hAnsi="Times New Roman" w:eastAsia="Times New Roman" w:cs="Times New Roman"/>
          <w:kern w:val="0"/>
          <w14:ligatures w14:val="none"/>
        </w:rPr>
        <w:t xml:space="preserve">with environmental sustainability goals. </w:t>
      </w:r>
      <w:r w:rsidRPr="00941CBE">
        <w:rPr>
          <w:rFonts w:ascii="Times New Roman" w:hAnsi="Times New Roman" w:eastAsia="Times New Roman" w:cs="Times New Roman"/>
          <w:kern w:val="0"/>
          <w14:ligatures w14:val="none"/>
        </w:rPr>
        <w:t xml:space="preserve">Farmers are not adopting </w:t>
      </w:r>
      <w:r w:rsidR="00960CA8">
        <w:rPr>
          <w:rFonts w:ascii="Times New Roman" w:hAnsi="Times New Roman" w:eastAsia="Times New Roman" w:cs="Times New Roman"/>
          <w:kern w:val="0"/>
          <w14:ligatures w14:val="none"/>
        </w:rPr>
        <w:t>primarily because of financial barriers; they adopt because it reduces energy costs relative</w:t>
      </w:r>
      <w:r w:rsidR="004079A2">
        <w:rPr>
          <w:rFonts w:ascii="Times New Roman" w:hAnsi="Times New Roman" w:eastAsia="Times New Roman" w:cs="Times New Roman"/>
          <w:kern w:val="0"/>
          <w14:ligatures w14:val="none"/>
        </w:rPr>
        <w:t xml:space="preserve"> to fuel</w:t>
      </w:r>
      <w:r w:rsidRPr="00941CBE">
        <w:rPr>
          <w:rFonts w:ascii="Times New Roman" w:hAnsi="Times New Roman" w:eastAsia="Times New Roman" w:cs="Times New Roman"/>
          <w:kern w:val="0"/>
          <w14:ligatures w14:val="none"/>
        </w:rPr>
        <w:t>, provides access to water, increases yields, and stabilizes incomes.</w:t>
      </w:r>
      <w:r w:rsidRPr="1D49F575" w:rsidR="00830451">
        <w:rPr>
          <w:rFonts w:ascii="Times New Roman" w:hAnsi="Times New Roman" w:eastAsia="Times New Roman" w:cs="Times New Roman"/>
        </w:rPr>
        <w:t xml:space="preserve"> </w:t>
      </w:r>
      <w:r w:rsidR="004A21D3">
        <w:rPr>
          <w:rFonts w:ascii="Times New Roman" w:hAnsi="Times New Roman" w:eastAsia="Times New Roman" w:cs="Times New Roman"/>
          <w:kern w:val="0"/>
          <w14:ligatures w14:val="none"/>
        </w:rPr>
        <w:t>This</w:t>
      </w:r>
      <w:r w:rsidRPr="00231FF5" w:rsidR="00231FF5">
        <w:rPr>
          <w:rFonts w:ascii="Times New Roman" w:hAnsi="Times New Roman" w:eastAsia="Times New Roman" w:cs="Times New Roman"/>
          <w:kern w:val="0"/>
          <w14:ligatures w14:val="none"/>
        </w:rPr>
        <w:t xml:space="preserve"> package reduces investment risks, lowers upfront costs, and ensures sustainable groundwater use.</w:t>
      </w:r>
    </w:p>
    <w:p w:rsidRPr="00D86BCC" w:rsidR="00231FF5" w:rsidP="002F3EC8" w:rsidRDefault="00231FF5" w14:paraId="18DD3409" w14:textId="431B3EFF">
      <w:pPr>
        <w:pStyle w:val="ListParagraph"/>
        <w:numPr>
          <w:ilvl w:val="0"/>
          <w:numId w:val="22"/>
        </w:numPr>
        <w:spacing w:before="120" w:after="120" w:line="240" w:lineRule="auto"/>
        <w:outlineLvl w:val="2"/>
        <w:rPr>
          <w:rFonts w:ascii="Times New Roman" w:hAnsi="Times New Roman" w:eastAsia="Times New Roman" w:cs="Times New Roman"/>
          <w:b/>
          <w:bCs/>
          <w:kern w:val="0"/>
          <w14:ligatures w14:val="none"/>
        </w:rPr>
      </w:pPr>
      <w:r w:rsidRPr="00D86BCC">
        <w:rPr>
          <w:rFonts w:ascii="Times New Roman" w:hAnsi="Times New Roman" w:eastAsia="Times New Roman" w:cs="Times New Roman"/>
          <w:b/>
          <w:bCs/>
          <w:kern w:val="0"/>
          <w14:ligatures w14:val="none"/>
        </w:rPr>
        <w:t xml:space="preserve">Scaling </w:t>
      </w:r>
      <w:r w:rsidR="00D55913">
        <w:rPr>
          <w:rFonts w:ascii="Times New Roman" w:hAnsi="Times New Roman" w:eastAsia="Times New Roman" w:cs="Times New Roman"/>
          <w:b/>
          <w:bCs/>
          <w:kern w:val="0"/>
          <w14:ligatures w14:val="none"/>
        </w:rPr>
        <w:t>a</w:t>
      </w:r>
      <w:r w:rsidRPr="00D86BCC">
        <w:rPr>
          <w:rFonts w:ascii="Times New Roman" w:hAnsi="Times New Roman" w:eastAsia="Times New Roman" w:cs="Times New Roman"/>
          <w:b/>
          <w:bCs/>
          <w:kern w:val="0"/>
          <w14:ligatures w14:val="none"/>
        </w:rPr>
        <w:t>mbition (2026–2028)</w:t>
      </w:r>
    </w:p>
    <w:p w:rsidR="005438B8" w:rsidP="77518DBB" w:rsidRDefault="675B8E42" w14:paraId="4C4F42D0" w14:textId="0172E81A">
      <w:pPr>
        <w:spacing w:after="0" w:line="240" w:lineRule="auto"/>
        <w:rPr>
          <w:rFonts w:ascii="Times New Roman" w:hAnsi="Times New Roman" w:eastAsia="Times New Roman" w:cs="Times New Roman"/>
        </w:rPr>
      </w:pPr>
      <w:r w:rsidRPr="003255D1" w:rsidR="675B8E42">
        <w:rPr>
          <w:rFonts w:ascii="Times New Roman" w:hAnsi="Times New Roman" w:eastAsia="Times New Roman" w:cs="Times New Roman"/>
          <w:kern w:val="0"/>
          <w14:ligatures w14:val="none"/>
        </w:rPr>
        <w:t xml:space="preserve">By </w:t>
      </w:r>
      <w:r w:rsidRPr="77518DBB" w:rsidR="675B8E42">
        <w:rPr>
          <w:rFonts w:ascii="Times New Roman" w:hAnsi="Times New Roman" w:eastAsia="Times New Roman" w:cs="Times New Roman"/>
        </w:rPr>
        <w:t xml:space="preserve">the end of </w:t>
      </w:r>
      <w:r w:rsidRPr="003255D1" w:rsidR="2A6D31E5">
        <w:rPr>
          <w:rFonts w:ascii="Times New Roman" w:hAnsi="Times New Roman" w:eastAsia="Times New Roman" w:cs="Times New Roman"/>
          <w:kern w:val="0"/>
          <w14:ligatures w14:val="none"/>
        </w:rPr>
        <w:t>2026</w:t>
      </w:r>
      <w:r w:rsidRPr="003255D1" w:rsidR="675B8E42">
        <w:rPr>
          <w:rFonts w:ascii="Times New Roman" w:hAnsi="Times New Roman" w:eastAsia="Times New Roman" w:cs="Times New Roman"/>
          <w:kern w:val="0"/>
          <w14:ligatures w14:val="none"/>
        </w:rPr>
        <w:t>, our</w:t>
      </w:r>
      <w:r w:rsidRPr="003255D1" w:rsidR="2A6D31E5">
        <w:rPr>
          <w:rFonts w:ascii="Times New Roman" w:hAnsi="Times New Roman" w:eastAsia="Times New Roman" w:cs="Times New Roman"/>
          <w:kern w:val="0"/>
          <w14:ligatures w14:val="none"/>
        </w:rPr>
        <w:t xml:space="preserve"> </w:t>
      </w:r>
      <w:r w:rsidRPr="003255D1" w:rsidR="675B8E42">
        <w:rPr>
          <w:rFonts w:ascii="Times New Roman" w:hAnsi="Times New Roman" w:eastAsia="Times New Roman" w:cs="Times New Roman"/>
          <w:kern w:val="0"/>
          <w14:ligatures w14:val="none"/>
        </w:rPr>
        <w:t>t</w:t>
      </w:r>
      <w:r w:rsidRPr="003255D1" w:rsidR="2A6D31E5">
        <w:rPr>
          <w:rFonts w:ascii="Times New Roman" w:hAnsi="Times New Roman" w:eastAsia="Times New Roman" w:cs="Times New Roman"/>
          <w:kern w:val="0"/>
          <w14:ligatures w14:val="none"/>
        </w:rPr>
        <w:t>arget</w:t>
      </w:r>
      <w:r w:rsidRPr="77518DBB" w:rsidR="2A6D31E5">
        <w:rPr>
          <w:rFonts w:ascii="Times New Roman" w:hAnsi="Times New Roman" w:eastAsia="Times New Roman" w:cs="Times New Roman"/>
        </w:rPr>
        <w:t xml:space="preserve"> i</w:t>
      </w:r>
      <w:r w:rsidRPr="003255D1" w:rsidR="2A6D31E5">
        <w:rPr>
          <w:rFonts w:ascii="Times New Roman" w:hAnsi="Times New Roman" w:eastAsia="Times New Roman" w:cs="Times New Roman"/>
          <w:kern w:val="0"/>
          <w14:ligatures w14:val="none"/>
        </w:rPr>
        <w:t xml:space="preserve">s </w:t>
      </w:r>
      <w:r w:rsidRPr="003255D1" w:rsidR="079A5829">
        <w:rPr>
          <w:rFonts w:ascii="Times New Roman" w:hAnsi="Times New Roman" w:eastAsia="Times New Roman" w:cs="Times New Roman"/>
          <w:kern w:val="0"/>
          <w14:ligatures w14:val="none"/>
        </w:rPr>
        <w:t xml:space="preserve">to </w:t>
      </w:r>
      <w:r w:rsidRPr="003255D1" w:rsidR="70593E04">
        <w:rPr>
          <w:rFonts w:ascii="Times New Roman" w:hAnsi="Times New Roman" w:eastAsia="Times New Roman" w:cs="Times New Roman"/>
          <w:kern w:val="0"/>
          <w14:ligatures w14:val="none"/>
        </w:rPr>
        <w:t>reach 1</w:t>
      </w:r>
      <w:r w:rsidRPr="003255D1" w:rsidR="0BFD2B87">
        <w:rPr>
          <w:rFonts w:ascii="Times New Roman" w:hAnsi="Times New Roman" w:eastAsia="Times New Roman" w:cs="Times New Roman"/>
          <w:kern w:val="0"/>
          <w14:ligatures w14:val="none"/>
        </w:rPr>
        <w:t>3</w:t>
      </w:r>
      <w:r w:rsidRPr="003255D1" w:rsidR="70593E04">
        <w:rPr>
          <w:rFonts w:ascii="Times New Roman" w:hAnsi="Times New Roman" w:eastAsia="Times New Roman" w:cs="Times New Roman"/>
          <w:kern w:val="0"/>
          <w14:ligatures w14:val="none"/>
        </w:rPr>
        <w:t>0,000 farmers</w:t>
      </w:r>
      <w:r w:rsidR="6751CFD8">
        <w:rPr>
          <w:rFonts w:ascii="Times New Roman" w:hAnsi="Times New Roman" w:eastAsia="Times New Roman" w:cs="Times New Roman"/>
          <w:kern w:val="0"/>
          <w14:ligatures w14:val="none"/>
        </w:rPr>
        <w:t xml:space="preserve"> (Table 1)</w:t>
      </w:r>
      <w:r w:rsidR="2E17329D">
        <w:rPr>
          <w:rFonts w:ascii="Times New Roman" w:hAnsi="Times New Roman" w:eastAsia="Times New Roman" w:cs="Times New Roman"/>
          <w:kern w:val="0"/>
          <w14:ligatures w14:val="none"/>
        </w:rPr>
        <w:t xml:space="preserve"> </w:t>
      </w:r>
      <w:r w:rsidRPr="77518DBB" w:rsidR="2E17329D">
        <w:rPr>
          <w:rFonts w:ascii="Times New Roman" w:hAnsi="Times New Roman" w:eastAsia="Times New Roman" w:cs="Times New Roman"/>
        </w:rPr>
        <w:t>through engaging with relevant intermediary actors along the irrigation supply chain including private technology suppliers, financial institutions, and government agencies, and bridging the gaps by facilitating investment in new solar technology units, enhancing capacity utilization of underutilized existing infrastructure</w:t>
      </w:r>
      <w:r w:rsidR="0057036F">
        <w:rPr>
          <w:rFonts w:ascii="Times New Roman" w:hAnsi="Times New Roman" w:eastAsia="Times New Roman" w:cs="Times New Roman"/>
        </w:rPr>
        <w:t xml:space="preserve"> and digital tools</w:t>
      </w:r>
      <w:r w:rsidRPr="77518DBB" w:rsidR="2E17329D">
        <w:rPr>
          <w:rFonts w:ascii="Times New Roman" w:hAnsi="Times New Roman" w:eastAsia="Times New Roman" w:cs="Times New Roman"/>
        </w:rPr>
        <w:t>, capacity strengthening for increased efficiency, and providing enabling institutional environment. We aim:</w:t>
      </w:r>
    </w:p>
    <w:p w:rsidR="009F5D31" w:rsidP="005438B8" w:rsidRDefault="009C75B8" w14:paraId="4F4F4E54" w14:textId="40FF48E6">
      <w:pPr>
        <w:pStyle w:val="ListParagraph"/>
        <w:numPr>
          <w:ilvl w:val="0"/>
          <w:numId w:val="24"/>
        </w:numPr>
        <w:spacing w:after="0" w:line="240" w:lineRule="auto"/>
        <w:rPr>
          <w:rFonts w:ascii="Times New Roman" w:hAnsi="Times New Roman" w:eastAsia="Times New Roman" w:cs="Times New Roman"/>
          <w:kern w:val="0"/>
          <w14:ligatures w14:val="none"/>
        </w:rPr>
      </w:pPr>
      <w:r w:rsidR="0AD9864A">
        <w:rPr>
          <w:rFonts w:ascii="Times New Roman" w:hAnsi="Times New Roman" w:eastAsia="Times New Roman" w:cs="Times New Roman"/>
          <w:kern w:val="0"/>
          <w14:ligatures w14:val="none"/>
        </w:rPr>
        <w:t>15</w:t>
      </w:r>
      <w:r w:rsidR="00342C05">
        <w:rPr>
          <w:rFonts w:ascii="Times New Roman" w:hAnsi="Times New Roman" w:eastAsia="Times New Roman" w:cs="Times New Roman"/>
          <w:kern w:val="0"/>
          <w14:ligatures w14:val="none"/>
        </w:rPr>
        <w:t>,</w:t>
      </w:r>
      <w:r w:rsidR="009C75B8">
        <w:rPr>
          <w:rFonts w:ascii="Times New Roman" w:hAnsi="Times New Roman" w:eastAsia="Times New Roman" w:cs="Times New Roman"/>
          <w:kern w:val="0"/>
          <w14:ligatures w14:val="none"/>
        </w:rPr>
        <w:t>000</w:t>
      </w:r>
      <w:r w:rsidRPr="001251DF" w:rsidR="008363B1">
        <w:rPr>
          <w:rFonts w:ascii="Times New Roman" w:hAnsi="Times New Roman" w:eastAsia="Times New Roman" w:cs="Times New Roman"/>
          <w:kern w:val="0"/>
          <w14:ligatures w14:val="none"/>
        </w:rPr>
        <w:t xml:space="preserve"> </w:t>
      </w:r>
      <w:r w:rsidR="00E975D8">
        <w:rPr>
          <w:rFonts w:ascii="Times New Roman" w:hAnsi="Times New Roman" w:eastAsia="Times New Roman" w:cs="Times New Roman"/>
          <w:kern w:val="0"/>
          <w14:ligatures w14:val="none"/>
        </w:rPr>
        <w:t xml:space="preserve">farmers reached through deployment of </w:t>
      </w:r>
      <w:r w:rsidRPr="002F3EC8" w:rsidR="0072003F">
        <w:rPr>
          <w:rFonts w:ascii="Times New Roman" w:hAnsi="Times New Roman" w:eastAsia="Times New Roman" w:cs="Times New Roman"/>
          <w:kern w:val="0"/>
          <w14:ligatures w14:val="none"/>
        </w:rPr>
        <w:t>SPIS</w:t>
      </w:r>
      <w:r w:rsidRPr="001251DF" w:rsidR="008363B1">
        <w:rPr>
          <w:rFonts w:ascii="Times New Roman" w:hAnsi="Times New Roman" w:eastAsia="Times New Roman" w:cs="Times New Roman"/>
          <w:kern w:val="0"/>
          <w14:ligatures w14:val="none"/>
        </w:rPr>
        <w:t xml:space="preserve"> by public and private partners, </w:t>
      </w:r>
    </w:p>
    <w:p w:rsidR="009F5D31" w:rsidP="005438B8" w:rsidRDefault="00B44B4D" w14:paraId="2960725A" w14:textId="14294E7E">
      <w:pPr>
        <w:pStyle w:val="ListParagraph"/>
        <w:numPr>
          <w:ilvl w:val="0"/>
          <w:numId w:val="24"/>
        </w:numPr>
        <w:spacing w:after="0" w:line="240" w:lineRule="auto"/>
        <w:rPr>
          <w:rFonts w:ascii="Times New Roman" w:hAnsi="Times New Roman" w:eastAsia="Times New Roman" w:cs="Times New Roman"/>
          <w:kern w:val="0"/>
          <w14:ligatures w14:val="none"/>
        </w:rPr>
      </w:pPr>
      <w:r w:rsidR="00B44B4D">
        <w:rPr>
          <w:rFonts w:ascii="Times New Roman" w:hAnsi="Times New Roman" w:eastAsia="Times New Roman" w:cs="Times New Roman"/>
          <w:kern w:val="0"/>
          <w14:ligatures w14:val="none"/>
        </w:rPr>
        <w:lastRenderedPageBreak/>
        <w:t xml:space="preserve">1 curriculum in Kenya and </w:t>
      </w:r>
      <w:r w:rsidR="00F333C4">
        <w:rPr>
          <w:rFonts w:ascii="Times New Roman" w:hAnsi="Times New Roman" w:eastAsia="Times New Roman" w:cs="Times New Roman"/>
          <w:kern w:val="0"/>
          <w14:ligatures w14:val="none"/>
        </w:rPr>
        <w:t xml:space="preserve">2 </w:t>
      </w:r>
      <w:r w:rsidR="001971AB">
        <w:rPr>
          <w:rFonts w:ascii="Times New Roman" w:hAnsi="Times New Roman" w:eastAsia="Times New Roman" w:cs="Times New Roman"/>
          <w:kern w:val="0"/>
          <w14:ligatures w14:val="none"/>
        </w:rPr>
        <w:t xml:space="preserve">training materials </w:t>
      </w:r>
      <w:r w:rsidR="003B546A">
        <w:rPr>
          <w:rFonts w:ascii="Times New Roman" w:hAnsi="Times New Roman" w:eastAsia="Times New Roman" w:cs="Times New Roman"/>
          <w:kern w:val="0"/>
          <w14:ligatures w14:val="none"/>
        </w:rPr>
        <w:t>in Ethiopia and Nigeria developed</w:t>
      </w:r>
      <w:r w:rsidR="00F81E1B">
        <w:rPr>
          <w:rFonts w:ascii="Times New Roman" w:hAnsi="Times New Roman" w:eastAsia="Times New Roman" w:cs="Times New Roman"/>
          <w:kern w:val="0"/>
          <w14:ligatures w14:val="none"/>
        </w:rPr>
        <w:t xml:space="preserve"> and </w:t>
      </w:r>
      <w:r w:rsidR="00F81E1B">
        <w:rPr>
          <w:rFonts w:ascii="Times New Roman" w:hAnsi="Times New Roman" w:eastAsia="Times New Roman" w:cs="Times New Roman"/>
          <w:kern w:val="0"/>
          <w14:ligatures w14:val="none"/>
        </w:rPr>
        <w:t xml:space="preserve">identified</w:t>
      </w:r>
      <w:r w:rsidR="003B546A">
        <w:rPr>
          <w:rFonts w:ascii="Times New Roman" w:hAnsi="Times New Roman" w:eastAsia="Times New Roman" w:cs="Times New Roman"/>
          <w:kern w:val="0"/>
          <w14:ligatures w14:val="none"/>
        </w:rPr>
        <w:t xml:space="preserve"> </w:t>
      </w:r>
      <w:r w:rsidR="007800A9">
        <w:rPr>
          <w:rFonts w:ascii="Times New Roman" w:hAnsi="Times New Roman" w:eastAsia="Times New Roman" w:cs="Times New Roman"/>
          <w:kern w:val="0"/>
          <w14:ligatures w14:val="none"/>
        </w:rPr>
        <w:t>to reach 1</w:t>
      </w:r>
      <w:r w:rsidR="28220DE9">
        <w:rPr>
          <w:rFonts w:ascii="Times New Roman" w:hAnsi="Times New Roman" w:eastAsia="Times New Roman" w:cs="Times New Roman"/>
          <w:kern w:val="0"/>
          <w14:ligatures w14:val="none"/>
        </w:rPr>
        <w:t>0</w:t>
      </w:r>
      <w:r w:rsidR="007800A9">
        <w:rPr>
          <w:rFonts w:ascii="Times New Roman" w:hAnsi="Times New Roman" w:eastAsia="Times New Roman" w:cs="Times New Roman"/>
          <w:kern w:val="0"/>
          <w14:ligatures w14:val="none"/>
        </w:rPr>
        <w:t>000</w:t>
      </w:r>
      <w:r w:rsidR="000850A4">
        <w:rPr>
          <w:rFonts w:ascii="Times New Roman" w:hAnsi="Times New Roman" w:eastAsia="Times New Roman" w:cs="Times New Roman"/>
          <w:kern w:val="0"/>
          <w14:ligatures w14:val="none"/>
        </w:rPr>
        <w:t xml:space="preserve"> farmers</w:t>
      </w:r>
      <w:r w:rsidR="002C2973">
        <w:rPr>
          <w:rFonts w:ascii="Times New Roman" w:hAnsi="Times New Roman" w:eastAsia="Times New Roman" w:cs="Times New Roman"/>
          <w:kern w:val="0"/>
          <w14:ligatures w14:val="none"/>
        </w:rPr>
        <w:t xml:space="preserve"> through capacity building</w:t>
      </w:r>
      <w:r w:rsidRPr="001251DF" w:rsidR="00617709">
        <w:rPr>
          <w:rFonts w:ascii="Times New Roman" w:hAnsi="Times New Roman" w:eastAsia="Times New Roman" w:cs="Times New Roman"/>
          <w:kern w:val="0"/>
          <w14:ligatures w14:val="none"/>
        </w:rPr>
        <w:t xml:space="preserve"> </w:t>
      </w:r>
      <w:r w:rsidR="0033379A">
        <w:rPr>
          <w:rFonts w:ascii="Times New Roman" w:hAnsi="Times New Roman" w:eastAsia="Times New Roman" w:cs="Times New Roman"/>
          <w:kern w:val="0"/>
          <w14:ligatures w14:val="none"/>
        </w:rPr>
        <w:t xml:space="preserve">for </w:t>
      </w:r>
      <w:r w:rsidRPr="002F3EC8" w:rsidR="0028540D">
        <w:rPr>
          <w:rFonts w:ascii="Times New Roman" w:hAnsi="Times New Roman" w:eastAsia="Times New Roman" w:cs="Times New Roman"/>
          <w:kern w:val="0"/>
          <w14:ligatures w14:val="none"/>
        </w:rPr>
        <w:t>FLID</w:t>
      </w:r>
      <w:r w:rsidR="009F5D31">
        <w:rPr>
          <w:rFonts w:ascii="Times New Roman" w:hAnsi="Times New Roman" w:eastAsia="Times New Roman" w:cs="Times New Roman"/>
          <w:kern w:val="0"/>
          <w14:ligatures w14:val="none"/>
        </w:rPr>
        <w:t xml:space="preserve"> </w:t>
      </w:r>
      <w:r w:rsidR="00F415DE">
        <w:rPr>
          <w:rFonts w:ascii="Times New Roman" w:hAnsi="Times New Roman" w:eastAsia="Times New Roman" w:cs="Times New Roman"/>
          <w:kern w:val="0"/>
          <w14:ligatures w14:val="none"/>
        </w:rPr>
        <w:t xml:space="preserve">investment and upgrading </w:t>
      </w:r>
      <w:r w:rsidR="009F5D31">
        <w:rPr>
          <w:rFonts w:ascii="Times New Roman" w:hAnsi="Times New Roman" w:eastAsia="Times New Roman" w:cs="Times New Roman"/>
          <w:kern w:val="0"/>
          <w14:ligatures w14:val="none"/>
        </w:rPr>
        <w:t>by smallholder farmers,</w:t>
      </w:r>
      <w:r w:rsidRPr="002F3EC8" w:rsidR="00617709">
        <w:rPr>
          <w:rFonts w:ascii="Times New Roman" w:hAnsi="Times New Roman" w:eastAsia="Times New Roman" w:cs="Times New Roman"/>
          <w:kern w:val="0"/>
          <w14:ligatures w14:val="none"/>
        </w:rPr>
        <w:t xml:space="preserve"> </w:t>
      </w:r>
    </w:p>
    <w:p w:rsidR="00472C12" w:rsidP="005438B8" w:rsidRDefault="00472C12" w14:paraId="768EB333" w14:textId="15406227">
      <w:pPr>
        <w:pStyle w:val="ListParagraph"/>
        <w:numPr>
          <w:ilvl w:val="0"/>
          <w:numId w:val="24"/>
        </w:num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0</w:t>
      </w:r>
      <w:r w:rsidR="00DC252E">
        <w:rPr>
          <w:rFonts w:ascii="Times New Roman" w:hAnsi="Times New Roman" w:eastAsia="Times New Roman" w:cs="Times New Roman"/>
          <w:kern w:val="0"/>
          <w14:ligatures w14:val="none"/>
        </w:rPr>
        <w:t>2</w:t>
      </w:r>
      <w:r w:rsidR="00617709">
        <w:rPr>
          <w:rFonts w:ascii="Times New Roman" w:hAnsi="Times New Roman" w:eastAsia="Times New Roman" w:cs="Times New Roman"/>
          <w:kern w:val="0"/>
          <w14:ligatures w14:val="none"/>
        </w:rPr>
        <w:t xml:space="preserve"> </w:t>
      </w:r>
      <w:r w:rsidR="00DC252E">
        <w:rPr>
          <w:rFonts w:ascii="Times New Roman" w:hAnsi="Times New Roman" w:eastAsia="Times New Roman" w:cs="Times New Roman"/>
          <w:kern w:val="0"/>
          <w14:ligatures w14:val="none"/>
        </w:rPr>
        <w:t xml:space="preserve">appropriate </w:t>
      </w:r>
      <w:r w:rsidRPr="001251DF" w:rsidR="008363B1">
        <w:rPr>
          <w:rFonts w:ascii="Times New Roman" w:hAnsi="Times New Roman" w:eastAsia="Times New Roman" w:cs="Times New Roman"/>
          <w:kern w:val="0"/>
          <w14:ligatures w14:val="none"/>
        </w:rPr>
        <w:t>finance facilit</w:t>
      </w:r>
      <w:r w:rsidRPr="001251DF" w:rsidR="00922297">
        <w:rPr>
          <w:rFonts w:ascii="Times New Roman" w:hAnsi="Times New Roman" w:eastAsia="Times New Roman" w:cs="Times New Roman"/>
          <w:kern w:val="0"/>
          <w14:ligatures w14:val="none"/>
        </w:rPr>
        <w:t>y</w:t>
      </w:r>
      <w:r w:rsidR="006F6430">
        <w:rPr>
          <w:rFonts w:ascii="Times New Roman" w:hAnsi="Times New Roman" w:eastAsia="Times New Roman" w:cs="Times New Roman"/>
          <w:kern w:val="0"/>
          <w14:ligatures w14:val="none"/>
        </w:rPr>
        <w:t xml:space="preserve"> in </w:t>
      </w:r>
      <w:r w:rsidR="00DC252E">
        <w:rPr>
          <w:rFonts w:ascii="Times New Roman" w:hAnsi="Times New Roman" w:eastAsia="Times New Roman" w:cs="Times New Roman"/>
          <w:kern w:val="0"/>
          <w14:ligatures w14:val="none"/>
        </w:rPr>
        <w:t>Nigeria and Kenya</w:t>
      </w:r>
      <w:r w:rsidR="006F6430">
        <w:rPr>
          <w:rFonts w:ascii="Times New Roman" w:hAnsi="Times New Roman" w:eastAsia="Times New Roman" w:cs="Times New Roman"/>
          <w:kern w:val="0"/>
          <w14:ligatures w14:val="none"/>
        </w:rPr>
        <w:t xml:space="preserve">, which is projected to directly benefit </w:t>
      </w:r>
      <w:r w:rsidR="00763044">
        <w:rPr>
          <w:rFonts w:ascii="Times New Roman" w:hAnsi="Times New Roman" w:eastAsia="Times New Roman" w:cs="Times New Roman"/>
          <w:kern w:val="0"/>
          <w14:ligatures w14:val="none"/>
        </w:rPr>
        <w:t>7000</w:t>
      </w:r>
      <w:r w:rsidR="006F6430">
        <w:rPr>
          <w:rFonts w:ascii="Times New Roman" w:hAnsi="Times New Roman" w:eastAsia="Times New Roman" w:cs="Times New Roman"/>
          <w:kern w:val="0"/>
          <w14:ligatures w14:val="none"/>
        </w:rPr>
        <w:t xml:space="preserve"> smallholder farmers</w:t>
      </w:r>
      <w:r w:rsidR="00E57F1B">
        <w:rPr>
          <w:rFonts w:ascii="Times New Roman" w:hAnsi="Times New Roman" w:eastAsia="Times New Roman" w:cs="Times New Roman"/>
          <w:kern w:val="0"/>
          <w14:ligatures w14:val="none"/>
        </w:rPr>
        <w:t xml:space="preserve"> who invest in SPIS and FLID,</w:t>
      </w:r>
      <w:r w:rsidR="006F6430">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 xml:space="preserve"> </w:t>
      </w:r>
    </w:p>
    <w:p w:rsidR="00231FF5" w:rsidP="002F3EC8" w:rsidRDefault="00472C12" w14:paraId="792207D2" w14:textId="105CB19D">
      <w:pPr>
        <w:pStyle w:val="ListParagraph"/>
        <w:numPr>
          <w:ilvl w:val="0"/>
          <w:numId w:val="24"/>
        </w:numPr>
        <w:spacing w:after="12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0</w:t>
      </w:r>
      <w:r w:rsidR="00783461">
        <w:rPr>
          <w:rFonts w:ascii="Times New Roman" w:hAnsi="Times New Roman" w:eastAsia="Times New Roman" w:cs="Times New Roman"/>
          <w:kern w:val="0"/>
          <w14:ligatures w14:val="none"/>
        </w:rPr>
        <w:t>3</w:t>
      </w:r>
      <w:r w:rsidRPr="001251DF" w:rsidR="00A75F9E">
        <w:rPr>
          <w:rFonts w:ascii="Times New Roman" w:hAnsi="Times New Roman" w:eastAsia="Times New Roman" w:cs="Times New Roman"/>
          <w:kern w:val="0"/>
          <w14:ligatures w14:val="none"/>
        </w:rPr>
        <w:t xml:space="preserve"> </w:t>
      </w:r>
      <w:r w:rsidR="00E173F2">
        <w:rPr>
          <w:rFonts w:ascii="Times New Roman" w:hAnsi="Times New Roman" w:eastAsia="Times New Roman" w:cs="Times New Roman"/>
          <w:kern w:val="0"/>
          <w14:ligatures w14:val="none"/>
        </w:rPr>
        <w:t>formal</w:t>
      </w:r>
      <w:r w:rsidR="00990E9A">
        <w:rPr>
          <w:rFonts w:ascii="Times New Roman" w:hAnsi="Times New Roman" w:eastAsia="Times New Roman" w:cs="Times New Roman"/>
          <w:kern w:val="0"/>
          <w14:ligatures w14:val="none"/>
        </w:rPr>
        <w:t xml:space="preserve">/informal </w:t>
      </w:r>
      <w:r w:rsidR="00C3664A">
        <w:rPr>
          <w:rFonts w:ascii="Times New Roman" w:hAnsi="Times New Roman" w:eastAsia="Times New Roman" w:cs="Times New Roman"/>
          <w:kern w:val="0"/>
          <w14:ligatures w14:val="none"/>
        </w:rPr>
        <w:t>PPPs in Ethiopia, Nigeria,</w:t>
      </w:r>
      <w:r w:rsidR="00550475">
        <w:rPr>
          <w:rFonts w:ascii="Times New Roman" w:hAnsi="Times New Roman" w:eastAsia="Times New Roman" w:cs="Times New Roman"/>
          <w:kern w:val="0"/>
          <w14:ligatures w14:val="none"/>
        </w:rPr>
        <w:t xml:space="preserve"> and Kenya</w:t>
      </w:r>
      <w:r w:rsidR="00384845">
        <w:rPr>
          <w:rFonts w:ascii="Times New Roman" w:hAnsi="Times New Roman" w:eastAsia="Times New Roman" w:cs="Times New Roman"/>
          <w:kern w:val="0"/>
          <w14:ligatures w14:val="none"/>
        </w:rPr>
        <w:t xml:space="preserve"> </w:t>
      </w:r>
      <w:r w:rsidR="000850A4">
        <w:rPr>
          <w:rFonts w:ascii="Times New Roman" w:hAnsi="Times New Roman" w:eastAsia="Times New Roman" w:cs="Times New Roman"/>
          <w:kern w:val="0"/>
          <w14:ligatures w14:val="none"/>
        </w:rPr>
        <w:t xml:space="preserve">developed </w:t>
      </w:r>
      <w:r w:rsidR="00384845">
        <w:rPr>
          <w:rFonts w:ascii="Times New Roman" w:hAnsi="Times New Roman" w:eastAsia="Times New Roman" w:cs="Times New Roman"/>
          <w:kern w:val="0"/>
          <w14:ligatures w14:val="none"/>
        </w:rPr>
        <w:t>that provide extension and agronomic support</w:t>
      </w:r>
      <w:r w:rsidR="00CE25D0">
        <w:rPr>
          <w:rFonts w:ascii="Times New Roman" w:hAnsi="Times New Roman" w:eastAsia="Times New Roman" w:cs="Times New Roman"/>
          <w:kern w:val="0"/>
          <w14:ligatures w14:val="none"/>
        </w:rPr>
        <w:t xml:space="preserve">, which is projected to directly benefit </w:t>
      </w:r>
      <w:r w:rsidR="00550475">
        <w:rPr>
          <w:rFonts w:ascii="Times New Roman" w:hAnsi="Times New Roman" w:eastAsia="Times New Roman" w:cs="Times New Roman"/>
          <w:kern w:val="0"/>
          <w14:ligatures w14:val="none"/>
        </w:rPr>
        <w:t>100000</w:t>
      </w:r>
      <w:r w:rsidR="000E6654">
        <w:rPr>
          <w:rFonts w:ascii="Times New Roman" w:hAnsi="Times New Roman" w:eastAsia="Times New Roman" w:cs="Times New Roman"/>
          <w:kern w:val="0"/>
          <w14:ligatures w14:val="none"/>
        </w:rPr>
        <w:t xml:space="preserve"> </w:t>
      </w:r>
      <w:r w:rsidR="00CE25D0">
        <w:rPr>
          <w:rFonts w:ascii="Times New Roman" w:hAnsi="Times New Roman" w:eastAsia="Times New Roman" w:cs="Times New Roman"/>
          <w:kern w:val="0"/>
          <w14:ligatures w14:val="none"/>
        </w:rPr>
        <w:t>smallholder farmers who invest in SPIS and FLID</w:t>
      </w:r>
      <w:r w:rsidRPr="002F3EC8" w:rsidR="00983CCD">
        <w:rPr>
          <w:rFonts w:ascii="Times New Roman" w:hAnsi="Times New Roman" w:eastAsia="Times New Roman" w:cs="Times New Roman"/>
          <w:kern w:val="0"/>
          <w14:ligatures w14:val="none"/>
        </w:rPr>
        <w:t>.</w:t>
      </w:r>
      <w:r w:rsidRPr="002F3EC8" w:rsidR="008363B1">
        <w:rPr>
          <w:rFonts w:ascii="Times New Roman" w:hAnsi="Times New Roman" w:eastAsia="Times New Roman" w:cs="Times New Roman"/>
          <w:kern w:val="0"/>
          <w14:ligatures w14:val="none"/>
        </w:rPr>
        <w:t xml:space="preserve"> </w:t>
      </w:r>
    </w:p>
    <w:p w:rsidRPr="001251DF" w:rsidR="007102CC" w:rsidP="002F3EC8" w:rsidRDefault="007102CC" w14:paraId="47843888" w14:textId="6B787B0F">
      <w:pPr>
        <w:pStyle w:val="ListParagraph"/>
        <w:numPr>
          <w:ilvl w:val="0"/>
          <w:numId w:val="24"/>
        </w:numPr>
        <w:spacing w:after="12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1 policy brief </w:t>
      </w:r>
      <w:r w:rsidR="008768A1">
        <w:rPr>
          <w:rFonts w:ascii="Times New Roman" w:hAnsi="Times New Roman" w:eastAsia="Times New Roman" w:cs="Times New Roman"/>
          <w:kern w:val="0"/>
          <w14:ligatures w14:val="none"/>
        </w:rPr>
        <w:t xml:space="preserve">in </w:t>
      </w:r>
      <w:r w:rsidR="00544052">
        <w:rPr>
          <w:rFonts w:ascii="Times New Roman" w:hAnsi="Times New Roman" w:eastAsia="Times New Roman" w:cs="Times New Roman"/>
          <w:kern w:val="0"/>
          <w14:ligatures w14:val="none"/>
        </w:rPr>
        <w:t xml:space="preserve">Ethiopia and 1 policy brief in Nigeria </w:t>
      </w:r>
      <w:r w:rsidR="006A099F">
        <w:rPr>
          <w:rFonts w:ascii="Times New Roman" w:hAnsi="Times New Roman" w:eastAsia="Times New Roman" w:cs="Times New Roman"/>
          <w:kern w:val="0"/>
          <w14:ligatures w14:val="none"/>
        </w:rPr>
        <w:t xml:space="preserve">(in collaboration with Climate Action) </w:t>
      </w:r>
      <w:r w:rsidR="00544052">
        <w:rPr>
          <w:rFonts w:ascii="Times New Roman" w:hAnsi="Times New Roman" w:eastAsia="Times New Roman" w:cs="Times New Roman"/>
          <w:kern w:val="0"/>
          <w14:ligatures w14:val="none"/>
        </w:rPr>
        <w:t xml:space="preserve">that impacts </w:t>
      </w:r>
      <w:r w:rsidR="00F11AB7">
        <w:rPr>
          <w:rFonts w:ascii="Times New Roman" w:hAnsi="Times New Roman" w:eastAsia="Times New Roman" w:cs="Times New Roman"/>
          <w:kern w:val="0"/>
          <w14:ligatures w14:val="none"/>
        </w:rPr>
        <w:t>Solar and FLID investments</w:t>
      </w:r>
      <w:r w:rsidR="00292609">
        <w:rPr>
          <w:rFonts w:ascii="Times New Roman" w:hAnsi="Times New Roman" w:eastAsia="Times New Roman" w:cs="Times New Roman"/>
          <w:kern w:val="0"/>
          <w14:ligatures w14:val="none"/>
        </w:rPr>
        <w:t xml:space="preserve"> in 2027 and 2028</w:t>
      </w:r>
    </w:p>
    <w:p w:rsidRPr="00497D53" w:rsidR="00231FF5" w:rsidP="002F3EC8" w:rsidRDefault="00D55913" w14:paraId="3107396B" w14:textId="0AD7FD83">
      <w:pPr>
        <w:spacing w:after="120" w:line="240" w:lineRule="auto"/>
        <w:rPr>
          <w:rFonts w:ascii="Times New Roman" w:hAnsi="Times New Roman" w:eastAsia="Times New Roman" w:cs="Times New Roman"/>
          <w:b/>
          <w:bCs/>
          <w:kern w:val="0"/>
          <w:sz w:val="22"/>
          <w:szCs w:val="22"/>
          <w14:ligatures w14:val="none"/>
        </w:rPr>
      </w:pPr>
      <w:r w:rsidRPr="00497D53">
        <w:rPr>
          <w:rFonts w:ascii="Times New Roman" w:hAnsi="Times New Roman" w:eastAsia="Times New Roman" w:cs="Times New Roman"/>
          <w:b/>
          <w:bCs/>
          <w:kern w:val="0"/>
          <w:sz w:val="22"/>
          <w:szCs w:val="22"/>
          <w14:ligatures w14:val="none"/>
        </w:rPr>
        <w:t>Table 1</w:t>
      </w:r>
      <w:r w:rsidRPr="00497D53" w:rsidR="004457EA">
        <w:rPr>
          <w:rFonts w:ascii="Times New Roman" w:hAnsi="Times New Roman" w:eastAsia="Times New Roman" w:cs="Times New Roman"/>
          <w:b/>
          <w:bCs/>
          <w:sz w:val="22"/>
          <w:szCs w:val="22"/>
        </w:rPr>
        <w:t xml:space="preserve">: </w:t>
      </w:r>
      <w:r w:rsidRPr="00497D53" w:rsidR="00231FF5">
        <w:rPr>
          <w:rFonts w:ascii="Times New Roman" w:hAnsi="Times New Roman" w:eastAsia="Times New Roman" w:cs="Times New Roman"/>
          <w:b/>
          <w:bCs/>
          <w:kern w:val="0"/>
          <w:sz w:val="22"/>
          <w:szCs w:val="22"/>
          <w14:ligatures w14:val="none"/>
        </w:rPr>
        <w:t>Country breakdown (based on partner capacity and pipelines)</w:t>
      </w:r>
      <w:r w:rsidRPr="00497D53" w:rsidR="002248F4">
        <w:rPr>
          <w:rFonts w:ascii="Times New Roman" w:hAnsi="Times New Roman" w:eastAsia="Times New Roman" w:cs="Times New Roman"/>
          <w:b/>
          <w:bCs/>
          <w:kern w:val="0"/>
          <w:sz w:val="22"/>
          <w:szCs w:val="22"/>
          <w14:ligatures w14:val="none"/>
        </w:rPr>
        <w:t xml:space="preserve"> for 2026</w:t>
      </w:r>
      <w:r w:rsidRPr="00497D53" w:rsidR="00A52DFE">
        <w:rPr>
          <w:rFonts w:ascii="Times New Roman" w:hAnsi="Times New Roman" w:eastAsia="Times New Roman" w:cs="Times New Roman"/>
          <w:b/>
          <w:bCs/>
          <w:kern w:val="0"/>
          <w:sz w:val="22"/>
          <w:szCs w:val="22"/>
          <w14:ligatures w14:val="none"/>
        </w:rPr>
        <w:t>, 2027 and 2028</w:t>
      </w:r>
      <w:r w:rsidRPr="00497D53" w:rsidR="003C2132">
        <w:rPr>
          <w:rFonts w:ascii="Times New Roman" w:hAnsi="Times New Roman" w:eastAsia="Times New Roman" w:cs="Times New Roman"/>
          <w:b/>
          <w:bCs/>
          <w:kern w:val="0"/>
          <w:sz w:val="22"/>
          <w:szCs w:val="22"/>
          <w14:ligatures w14:val="none"/>
        </w:rPr>
        <w:t xml:space="preserve"> (see the </w:t>
      </w:r>
      <w:r w:rsidRPr="00497D53" w:rsidR="00AB7C1E">
        <w:rPr>
          <w:rFonts w:ascii="Times New Roman" w:hAnsi="Times New Roman" w:eastAsia="Times New Roman" w:cs="Times New Roman"/>
          <w:b/>
          <w:bCs/>
          <w:kern w:val="0"/>
          <w:sz w:val="22"/>
          <w:szCs w:val="22"/>
          <w14:ligatures w14:val="none"/>
        </w:rPr>
        <w:t>details</w:t>
      </w:r>
      <w:r w:rsidRPr="00497D53" w:rsidR="003C2132">
        <w:rPr>
          <w:rFonts w:ascii="Times New Roman" w:hAnsi="Times New Roman" w:eastAsia="Times New Roman" w:cs="Times New Roman"/>
          <w:b/>
          <w:bCs/>
          <w:kern w:val="0"/>
          <w:sz w:val="22"/>
          <w:szCs w:val="22"/>
          <w14:ligatures w14:val="none"/>
        </w:rPr>
        <w:t xml:space="preserve"> in the </w:t>
      </w:r>
      <w:r w:rsidRPr="00497D53" w:rsidR="00AB7C1E">
        <w:rPr>
          <w:rFonts w:ascii="Times New Roman" w:hAnsi="Times New Roman" w:eastAsia="Times New Roman" w:cs="Times New Roman"/>
          <w:b/>
          <w:bCs/>
          <w:kern w:val="0"/>
          <w:sz w:val="22"/>
          <w:szCs w:val="22"/>
          <w14:ligatures w14:val="none"/>
        </w:rPr>
        <w:t>Excel</w:t>
      </w:r>
      <w:r w:rsidRPr="00497D53" w:rsidR="003C2132">
        <w:rPr>
          <w:rFonts w:ascii="Times New Roman" w:hAnsi="Times New Roman" w:eastAsia="Times New Roman" w:cs="Times New Roman"/>
          <w:b/>
          <w:bCs/>
          <w:kern w:val="0"/>
          <w:sz w:val="22"/>
          <w:szCs w:val="22"/>
          <w14:ligatures w14:val="none"/>
        </w:rPr>
        <w:t>)</w:t>
      </w:r>
    </w:p>
    <w:tbl>
      <w:tblPr>
        <w:tblW w:w="9439" w:type="dxa"/>
        <w:tblLook w:val="04A0" w:firstRow="1" w:lastRow="0" w:firstColumn="1" w:lastColumn="0" w:noHBand="0" w:noVBand="1"/>
      </w:tblPr>
      <w:tblGrid>
        <w:gridCol w:w="4182"/>
        <w:gridCol w:w="1162"/>
        <w:gridCol w:w="1035"/>
        <w:gridCol w:w="855"/>
        <w:gridCol w:w="1172"/>
        <w:gridCol w:w="1033"/>
      </w:tblGrid>
      <w:tr w:rsidRPr="001724FA" w:rsidR="004812D0" w:rsidTr="013B7026" w14:paraId="5D5771E4" w14:textId="77777777">
        <w:trPr>
          <w:trHeight w:val="290"/>
        </w:trPr>
        <w:tc>
          <w:tcPr>
            <w:tcW w:w="4182" w:type="dxa"/>
            <w:tcBorders>
              <w:top w:val="nil"/>
              <w:left w:val="nil"/>
              <w:bottom w:val="nil"/>
              <w:right w:val="nil"/>
            </w:tcBorders>
            <w:noWrap/>
            <w:tcMar/>
            <w:vAlign w:val="bottom"/>
            <w:hideMark/>
          </w:tcPr>
          <w:p w:rsidRPr="001724FA" w:rsidR="004812D0" w:rsidP="004812D0" w:rsidRDefault="004812D0" w14:paraId="45812729" w14:textId="77777777">
            <w:pPr>
              <w:spacing w:after="0" w:line="240" w:lineRule="auto"/>
              <w:rPr>
                <w:rFonts w:ascii="Times New Roman" w:hAnsi="Times New Roman" w:eastAsia="Times New Roman" w:cs="Times New Roman"/>
                <w:kern w:val="0"/>
                <w14:ligatures w14:val="none"/>
              </w:rPr>
            </w:pPr>
          </w:p>
        </w:tc>
        <w:tc>
          <w:tcPr>
            <w:tcW w:w="3052" w:type="dxa"/>
            <w:gridSpan w:val="3"/>
            <w:tcBorders>
              <w:top w:val="single" w:color="auto" w:sz="4" w:space="0"/>
              <w:left w:val="single" w:color="auto" w:sz="4" w:space="0"/>
              <w:bottom w:val="single" w:color="auto" w:sz="4" w:space="0"/>
              <w:right w:val="single" w:color="auto" w:sz="4" w:space="0"/>
            </w:tcBorders>
            <w:noWrap/>
            <w:tcMar/>
            <w:vAlign w:val="bottom"/>
            <w:hideMark/>
          </w:tcPr>
          <w:p w:rsidRPr="001724FA" w:rsidR="004812D0" w:rsidP="004812D0" w:rsidRDefault="004812D0" w14:paraId="06C81A14" w14:textId="77777777">
            <w:pPr>
              <w:spacing w:after="0" w:line="240" w:lineRule="auto"/>
              <w:jc w:val="center"/>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2026</w:t>
            </w:r>
          </w:p>
        </w:tc>
        <w:tc>
          <w:tcPr>
            <w:tcW w:w="1172" w:type="dxa"/>
            <w:tcBorders>
              <w:top w:val="single" w:color="auto" w:sz="4" w:space="0"/>
              <w:left w:val="nil"/>
              <w:bottom w:val="single" w:color="auto" w:sz="4" w:space="0"/>
              <w:right w:val="single" w:color="auto" w:sz="4" w:space="0"/>
            </w:tcBorders>
            <w:noWrap/>
            <w:tcMar/>
            <w:vAlign w:val="bottom"/>
            <w:hideMark/>
          </w:tcPr>
          <w:p w:rsidRPr="001724FA" w:rsidR="004812D0" w:rsidP="004812D0" w:rsidRDefault="004812D0" w14:paraId="459D1DFF"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2027</w:t>
            </w:r>
          </w:p>
        </w:tc>
        <w:tc>
          <w:tcPr>
            <w:tcW w:w="1033" w:type="dxa"/>
            <w:tcBorders>
              <w:top w:val="single" w:color="auto" w:sz="4" w:space="0"/>
              <w:left w:val="nil"/>
              <w:bottom w:val="single" w:color="auto" w:sz="4" w:space="0"/>
              <w:right w:val="single" w:color="auto" w:sz="4" w:space="0"/>
            </w:tcBorders>
            <w:noWrap/>
            <w:tcMar/>
            <w:vAlign w:val="bottom"/>
            <w:hideMark/>
          </w:tcPr>
          <w:p w:rsidRPr="001724FA" w:rsidR="004812D0" w:rsidP="004812D0" w:rsidRDefault="004812D0" w14:paraId="3794AA56"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2028</w:t>
            </w:r>
          </w:p>
        </w:tc>
      </w:tr>
      <w:tr w:rsidRPr="001724FA" w:rsidR="004812D0" w:rsidTr="013B7026" w14:paraId="55AF0A08" w14:textId="77777777">
        <w:trPr>
          <w:trHeight w:val="290"/>
        </w:trPr>
        <w:tc>
          <w:tcPr>
            <w:tcW w:w="4182" w:type="dxa"/>
            <w:tcBorders>
              <w:top w:val="single" w:color="auto" w:sz="4" w:space="0"/>
              <w:left w:val="single" w:color="auto" w:sz="4" w:space="0"/>
              <w:bottom w:val="single" w:color="auto" w:sz="4" w:space="0"/>
              <w:right w:val="single" w:color="auto" w:sz="4" w:space="0"/>
            </w:tcBorders>
            <w:noWrap/>
            <w:tcMar/>
            <w:vAlign w:val="bottom"/>
            <w:hideMark/>
          </w:tcPr>
          <w:p w:rsidRPr="001724FA" w:rsidR="004812D0" w:rsidP="004812D0" w:rsidRDefault="004812D0" w14:paraId="7EB9310F" w14:textId="77777777">
            <w:pPr>
              <w:spacing w:after="0" w:line="240" w:lineRule="auto"/>
              <w:rPr>
                <w:rFonts w:ascii="Times New Roman" w:hAnsi="Times New Roman" w:eastAsia="Times New Roman" w:cs="Times New Roman"/>
                <w:b/>
                <w:bCs/>
                <w:color w:val="000000"/>
                <w:kern w:val="0"/>
                <w14:ligatures w14:val="none"/>
              </w:rPr>
            </w:pPr>
            <w:r w:rsidRPr="001724FA">
              <w:rPr>
                <w:rFonts w:ascii="Times New Roman" w:hAnsi="Times New Roman" w:eastAsia="Times New Roman" w:cs="Times New Roman"/>
                <w:b/>
                <w:bCs/>
                <w:color w:val="000000"/>
                <w:kern w:val="0"/>
                <w14:ligatures w14:val="none"/>
              </w:rPr>
              <w:t>Farmers reached by</w:t>
            </w:r>
          </w:p>
        </w:tc>
        <w:tc>
          <w:tcPr>
            <w:tcW w:w="1162" w:type="dxa"/>
            <w:tcBorders>
              <w:top w:val="nil"/>
              <w:left w:val="nil"/>
              <w:bottom w:val="single" w:color="auto" w:sz="4" w:space="0"/>
              <w:right w:val="single" w:color="auto" w:sz="4" w:space="0"/>
            </w:tcBorders>
            <w:noWrap/>
            <w:tcMar/>
            <w:vAlign w:val="bottom"/>
            <w:hideMark/>
          </w:tcPr>
          <w:p w:rsidRPr="001724FA" w:rsidR="004812D0" w:rsidP="004812D0" w:rsidRDefault="004812D0" w14:paraId="219C089C" w14:textId="77777777">
            <w:pPr>
              <w:spacing w:after="0" w:line="240" w:lineRule="auto"/>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Ethiopia</w:t>
            </w:r>
          </w:p>
        </w:tc>
        <w:tc>
          <w:tcPr>
            <w:tcW w:w="1035" w:type="dxa"/>
            <w:tcBorders>
              <w:top w:val="nil"/>
              <w:left w:val="nil"/>
              <w:bottom w:val="single" w:color="auto" w:sz="4" w:space="0"/>
              <w:right w:val="single" w:color="auto" w:sz="4" w:space="0"/>
            </w:tcBorders>
            <w:noWrap/>
            <w:tcMar/>
            <w:vAlign w:val="bottom"/>
            <w:hideMark/>
          </w:tcPr>
          <w:p w:rsidRPr="001724FA" w:rsidR="004812D0" w:rsidP="004812D0" w:rsidRDefault="004812D0" w14:paraId="7A02FB65" w14:textId="77777777">
            <w:pPr>
              <w:spacing w:after="0" w:line="240" w:lineRule="auto"/>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Nigeria</w:t>
            </w:r>
          </w:p>
        </w:tc>
        <w:tc>
          <w:tcPr>
            <w:tcW w:w="855" w:type="dxa"/>
            <w:tcBorders>
              <w:top w:val="nil"/>
              <w:left w:val="nil"/>
              <w:bottom w:val="single" w:color="auto" w:sz="4" w:space="0"/>
              <w:right w:val="single" w:color="auto" w:sz="4" w:space="0"/>
            </w:tcBorders>
            <w:noWrap/>
            <w:tcMar/>
            <w:vAlign w:val="bottom"/>
            <w:hideMark/>
          </w:tcPr>
          <w:p w:rsidRPr="001724FA" w:rsidR="004812D0" w:rsidP="004812D0" w:rsidRDefault="004812D0" w14:paraId="5F7350C5" w14:textId="77777777">
            <w:pPr>
              <w:spacing w:after="0" w:line="240" w:lineRule="auto"/>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Kenya</w:t>
            </w:r>
          </w:p>
        </w:tc>
        <w:tc>
          <w:tcPr>
            <w:tcW w:w="1172" w:type="dxa"/>
            <w:tcBorders>
              <w:top w:val="nil"/>
              <w:left w:val="nil"/>
              <w:bottom w:val="single" w:color="auto" w:sz="4" w:space="0"/>
              <w:right w:val="single" w:color="auto" w:sz="4" w:space="0"/>
            </w:tcBorders>
            <w:noWrap/>
            <w:tcMar/>
            <w:vAlign w:val="bottom"/>
            <w:hideMark/>
          </w:tcPr>
          <w:p w:rsidRPr="001724FA" w:rsidR="004812D0" w:rsidP="004812D0" w:rsidRDefault="004812D0" w14:paraId="65EE71CD" w14:textId="77777777">
            <w:pPr>
              <w:spacing w:after="0" w:line="240" w:lineRule="auto"/>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 </w:t>
            </w:r>
          </w:p>
        </w:tc>
        <w:tc>
          <w:tcPr>
            <w:tcW w:w="1033" w:type="dxa"/>
            <w:tcBorders>
              <w:top w:val="nil"/>
              <w:left w:val="nil"/>
              <w:bottom w:val="single" w:color="auto" w:sz="4" w:space="0"/>
              <w:right w:val="single" w:color="auto" w:sz="4" w:space="0"/>
            </w:tcBorders>
            <w:noWrap/>
            <w:tcMar/>
            <w:vAlign w:val="bottom"/>
            <w:hideMark/>
          </w:tcPr>
          <w:p w:rsidRPr="001724FA" w:rsidR="004812D0" w:rsidP="004812D0" w:rsidRDefault="004812D0" w14:paraId="0790B652" w14:textId="77777777">
            <w:pPr>
              <w:spacing w:after="0" w:line="240" w:lineRule="auto"/>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 </w:t>
            </w:r>
          </w:p>
        </w:tc>
      </w:tr>
      <w:tr w:rsidRPr="001724FA" w:rsidR="004812D0" w:rsidTr="013B7026" w14:paraId="0AB0023F" w14:textId="77777777">
        <w:trPr>
          <w:trHeight w:val="290"/>
        </w:trPr>
        <w:tc>
          <w:tcPr>
            <w:tcW w:w="4182" w:type="dxa"/>
            <w:tcBorders>
              <w:top w:val="nil"/>
              <w:left w:val="single" w:color="auto" w:sz="4" w:space="0"/>
              <w:bottom w:val="single" w:color="auto" w:sz="4" w:space="0"/>
              <w:right w:val="single" w:color="auto" w:sz="4" w:space="0"/>
            </w:tcBorders>
            <w:noWrap/>
            <w:tcMar/>
            <w:vAlign w:val="bottom"/>
            <w:hideMark/>
          </w:tcPr>
          <w:p w:rsidRPr="001724FA" w:rsidR="004812D0" w:rsidP="004812D0" w:rsidRDefault="004812D0" w14:paraId="3720AF1F" w14:textId="7A308F1A">
            <w:pPr>
              <w:spacing w:after="0" w:line="240" w:lineRule="auto"/>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SPIS deployment by the public and private</w:t>
            </w:r>
          </w:p>
        </w:tc>
        <w:tc>
          <w:tcPr>
            <w:tcW w:w="1162" w:type="dxa"/>
            <w:tcBorders>
              <w:top w:val="nil"/>
              <w:left w:val="nil"/>
              <w:bottom w:val="single" w:color="auto" w:sz="4" w:space="0"/>
              <w:right w:val="single" w:color="auto" w:sz="4" w:space="0"/>
            </w:tcBorders>
            <w:noWrap/>
            <w:tcMar/>
            <w:vAlign w:val="bottom"/>
            <w:hideMark/>
          </w:tcPr>
          <w:p w:rsidRPr="001724FA" w:rsidR="004812D0" w:rsidP="013B7026" w:rsidRDefault="004812D0" w14:paraId="7BEB0669" w14:textId="7EAA0F3D">
            <w:pPr>
              <w:pStyle w:val="Normal"/>
              <w:suppressLineNumbers w:val="0"/>
              <w:bidi w:val="0"/>
              <w:spacing w:before="0" w:beforeAutospacing="off" w:after="0" w:afterAutospacing="off" w:line="240" w:lineRule="auto"/>
              <w:ind w:left="0" w:right="0"/>
              <w:jc w:val="right"/>
            </w:pPr>
            <w:r w:rsidRPr="013B7026" w:rsidR="773A1BEF">
              <w:rPr>
                <w:rFonts w:ascii="Times New Roman" w:hAnsi="Times New Roman" w:eastAsia="Times New Roman" w:cs="Times New Roman"/>
                <w:color w:val="000000" w:themeColor="text1" w:themeTint="FF" w:themeShade="FF"/>
              </w:rPr>
              <w:t>528</w:t>
            </w:r>
          </w:p>
        </w:tc>
        <w:tc>
          <w:tcPr>
            <w:tcW w:w="1035" w:type="dxa"/>
            <w:tcBorders>
              <w:top w:val="nil"/>
              <w:left w:val="nil"/>
              <w:bottom w:val="single" w:color="auto" w:sz="4" w:space="0"/>
              <w:right w:val="single" w:color="auto" w:sz="4" w:space="0"/>
            </w:tcBorders>
            <w:noWrap/>
            <w:tcMar/>
            <w:vAlign w:val="bottom"/>
            <w:hideMark/>
          </w:tcPr>
          <w:p w:rsidRPr="001724FA" w:rsidR="004812D0" w:rsidP="004812D0" w:rsidRDefault="004812D0" w14:paraId="0261D54C"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10050</w:t>
            </w:r>
          </w:p>
        </w:tc>
        <w:tc>
          <w:tcPr>
            <w:tcW w:w="855" w:type="dxa"/>
            <w:tcBorders>
              <w:top w:val="nil"/>
              <w:left w:val="nil"/>
              <w:bottom w:val="single" w:color="auto" w:sz="4" w:space="0"/>
              <w:right w:val="single" w:color="auto" w:sz="4" w:space="0"/>
            </w:tcBorders>
            <w:noWrap/>
            <w:tcMar/>
            <w:vAlign w:val="bottom"/>
            <w:hideMark/>
          </w:tcPr>
          <w:p w:rsidRPr="001724FA" w:rsidR="004812D0" w:rsidP="004812D0" w:rsidRDefault="004812D0" w14:paraId="7E406E7E"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5000</w:t>
            </w:r>
          </w:p>
        </w:tc>
        <w:tc>
          <w:tcPr>
            <w:tcW w:w="1172" w:type="dxa"/>
            <w:tcBorders>
              <w:top w:val="nil"/>
              <w:left w:val="nil"/>
              <w:bottom w:val="single" w:color="auto" w:sz="4" w:space="0"/>
              <w:right w:val="single" w:color="auto" w:sz="4" w:space="0"/>
            </w:tcBorders>
            <w:noWrap/>
            <w:tcMar/>
            <w:vAlign w:val="bottom"/>
            <w:hideMark/>
          </w:tcPr>
          <w:p w:rsidRPr="001724FA" w:rsidR="004812D0" w:rsidP="004812D0" w:rsidRDefault="004812D0" w14:paraId="08DBC639" w14:textId="77777777">
            <w:pPr>
              <w:spacing w:after="0" w:line="240" w:lineRule="auto"/>
              <w:jc w:val="right"/>
              <w:rPr>
                <w:rFonts w:ascii="Times New Roman" w:hAnsi="Times New Roman" w:eastAsia="Times New Roman" w:cs="Times New Roman"/>
                <w:color w:val="000000"/>
                <w:kern w:val="0"/>
                <w14:ligatures w14:val="none"/>
              </w:rPr>
            </w:pPr>
            <w:r w:rsidRPr="001724FA" w:rsidR="7AA0173C">
              <w:rPr>
                <w:rFonts w:ascii="Times New Roman" w:hAnsi="Times New Roman" w:eastAsia="Times New Roman" w:cs="Times New Roman"/>
                <w:color w:val="000000"/>
                <w:kern w:val="0"/>
                <w14:ligatures w14:val="none"/>
              </w:rPr>
              <w:t>17135</w:t>
            </w:r>
          </w:p>
        </w:tc>
        <w:tc>
          <w:tcPr>
            <w:tcW w:w="1033" w:type="dxa"/>
            <w:tcBorders>
              <w:top w:val="nil"/>
              <w:left w:val="nil"/>
              <w:bottom w:val="single" w:color="auto" w:sz="4" w:space="0"/>
              <w:right w:val="single" w:color="auto" w:sz="4" w:space="0"/>
            </w:tcBorders>
            <w:noWrap/>
            <w:tcMar/>
            <w:vAlign w:val="bottom"/>
            <w:hideMark/>
          </w:tcPr>
          <w:p w:rsidRPr="001724FA" w:rsidR="004812D0" w:rsidP="013B7026" w:rsidRDefault="004812D0" w14:paraId="72503938" w14:textId="5530D232">
            <w:pPr>
              <w:pStyle w:val="Normal"/>
              <w:suppressLineNumbers w:val="0"/>
              <w:bidi w:val="0"/>
              <w:spacing w:before="0" w:beforeAutospacing="off" w:after="0" w:afterAutospacing="off" w:line="240" w:lineRule="auto"/>
              <w:ind w:left="0" w:right="0"/>
              <w:jc w:val="right"/>
            </w:pPr>
            <w:r w:rsidRPr="013B7026" w:rsidR="632814E1">
              <w:rPr>
                <w:rFonts w:ascii="Times New Roman" w:hAnsi="Times New Roman" w:eastAsia="Times New Roman" w:cs="Times New Roman"/>
                <w:color w:val="000000" w:themeColor="text1" w:themeTint="FF" w:themeShade="FF"/>
              </w:rPr>
              <w:t>18849</w:t>
            </w:r>
          </w:p>
        </w:tc>
      </w:tr>
      <w:tr w:rsidRPr="001724FA" w:rsidR="004812D0" w:rsidTr="013B7026" w14:paraId="143966CF" w14:textId="77777777">
        <w:trPr>
          <w:trHeight w:val="290"/>
        </w:trPr>
        <w:tc>
          <w:tcPr>
            <w:tcW w:w="4182" w:type="dxa"/>
            <w:tcBorders>
              <w:top w:val="nil"/>
              <w:left w:val="single" w:color="auto" w:sz="4" w:space="0"/>
              <w:bottom w:val="single" w:color="auto" w:sz="4" w:space="0"/>
              <w:right w:val="single" w:color="auto" w:sz="4" w:space="0"/>
            </w:tcBorders>
            <w:noWrap/>
            <w:tcMar/>
            <w:vAlign w:val="bottom"/>
            <w:hideMark/>
          </w:tcPr>
          <w:p w:rsidRPr="001724FA" w:rsidR="004812D0" w:rsidP="004812D0" w:rsidRDefault="004812D0" w14:paraId="1D52E9C1" w14:textId="77777777">
            <w:pPr>
              <w:spacing w:after="0" w:line="240" w:lineRule="auto"/>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Capacity building on solar and FLID (use of digital tools and curriculum)</w:t>
            </w:r>
          </w:p>
        </w:tc>
        <w:tc>
          <w:tcPr>
            <w:tcW w:w="1162" w:type="dxa"/>
            <w:tcBorders>
              <w:top w:val="nil"/>
              <w:left w:val="nil"/>
              <w:bottom w:val="single" w:color="auto" w:sz="4" w:space="0"/>
              <w:right w:val="single" w:color="auto" w:sz="4" w:space="0"/>
            </w:tcBorders>
            <w:noWrap/>
            <w:tcMar/>
            <w:vAlign w:val="bottom"/>
            <w:hideMark/>
          </w:tcPr>
          <w:p w:rsidRPr="001724FA" w:rsidR="004812D0" w:rsidP="004812D0" w:rsidRDefault="004812D0" w14:paraId="10DE53CD" w14:textId="77777777">
            <w:pPr>
              <w:spacing w:after="0" w:line="240" w:lineRule="auto"/>
              <w:jc w:val="right"/>
              <w:rPr>
                <w:rFonts w:ascii="Times New Roman" w:hAnsi="Times New Roman" w:eastAsia="Times New Roman" w:cs="Times New Roman"/>
                <w:color w:val="000000"/>
                <w:kern w:val="0"/>
                <w14:ligatures w14:val="none"/>
              </w:rPr>
            </w:pPr>
            <w:r w:rsidRPr="001724FA" w:rsidR="004812D0">
              <w:rPr>
                <w:rFonts w:ascii="Times New Roman" w:hAnsi="Times New Roman" w:eastAsia="Times New Roman" w:cs="Times New Roman"/>
                <w:color w:val="000000"/>
                <w:kern w:val="0"/>
                <w14:ligatures w14:val="none"/>
              </w:rPr>
              <w:t>468</w:t>
            </w:r>
          </w:p>
        </w:tc>
        <w:tc>
          <w:tcPr>
            <w:tcW w:w="1035" w:type="dxa"/>
            <w:tcBorders>
              <w:top w:val="nil"/>
              <w:left w:val="nil"/>
              <w:bottom w:val="single" w:color="auto" w:sz="4" w:space="0"/>
              <w:right w:val="single" w:color="auto" w:sz="4" w:space="0"/>
            </w:tcBorders>
            <w:noWrap/>
            <w:tcMar/>
            <w:vAlign w:val="bottom"/>
            <w:hideMark/>
          </w:tcPr>
          <w:p w:rsidRPr="001724FA" w:rsidR="004812D0" w:rsidP="004812D0" w:rsidRDefault="004812D0" w14:paraId="3C41AC46"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4000</w:t>
            </w:r>
          </w:p>
        </w:tc>
        <w:tc>
          <w:tcPr>
            <w:tcW w:w="855" w:type="dxa"/>
            <w:tcBorders>
              <w:top w:val="nil"/>
              <w:left w:val="nil"/>
              <w:bottom w:val="single" w:color="auto" w:sz="4" w:space="0"/>
              <w:right w:val="single" w:color="auto" w:sz="4" w:space="0"/>
            </w:tcBorders>
            <w:noWrap/>
            <w:tcMar/>
            <w:vAlign w:val="bottom"/>
            <w:hideMark/>
          </w:tcPr>
          <w:p w:rsidRPr="001724FA" w:rsidR="004812D0" w:rsidP="004812D0" w:rsidRDefault="004812D0" w14:paraId="3E7ADA3D"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5000</w:t>
            </w:r>
          </w:p>
        </w:tc>
        <w:tc>
          <w:tcPr>
            <w:tcW w:w="1172" w:type="dxa"/>
            <w:tcBorders>
              <w:top w:val="nil"/>
              <w:left w:val="nil"/>
              <w:bottom w:val="single" w:color="auto" w:sz="4" w:space="0"/>
              <w:right w:val="single" w:color="auto" w:sz="4" w:space="0"/>
            </w:tcBorders>
            <w:noWrap/>
            <w:tcMar/>
            <w:vAlign w:val="bottom"/>
            <w:hideMark/>
          </w:tcPr>
          <w:p w:rsidRPr="001724FA" w:rsidR="004812D0" w:rsidP="004812D0" w:rsidRDefault="004812D0" w14:paraId="0A1323B7" w14:textId="289B4775">
            <w:pPr>
              <w:spacing w:after="0" w:line="240" w:lineRule="auto"/>
              <w:jc w:val="right"/>
              <w:rPr>
                <w:rFonts w:ascii="Times New Roman" w:hAnsi="Times New Roman" w:eastAsia="Times New Roman" w:cs="Times New Roman"/>
                <w:color w:val="000000"/>
                <w:kern w:val="0"/>
                <w14:ligatures w14:val="none"/>
              </w:rPr>
            </w:pPr>
            <w:r w:rsidRPr="001724FA" w:rsidR="004812D0">
              <w:rPr>
                <w:rFonts w:ascii="Times New Roman" w:hAnsi="Times New Roman" w:eastAsia="Times New Roman" w:cs="Times New Roman"/>
                <w:color w:val="000000"/>
                <w:kern w:val="0"/>
                <w14:ligatures w14:val="none"/>
              </w:rPr>
              <w:t>1</w:t>
            </w:r>
            <w:r w:rsidRPr="001724FA" w:rsidR="25669590">
              <w:rPr>
                <w:rFonts w:ascii="Times New Roman" w:hAnsi="Times New Roman" w:eastAsia="Times New Roman" w:cs="Times New Roman"/>
                <w:color w:val="000000"/>
                <w:kern w:val="0"/>
                <w14:ligatures w14:val="none"/>
              </w:rPr>
              <w:t>0915</w:t>
            </w:r>
          </w:p>
        </w:tc>
        <w:tc>
          <w:tcPr>
            <w:tcW w:w="1033" w:type="dxa"/>
            <w:tcBorders>
              <w:top w:val="nil"/>
              <w:left w:val="nil"/>
              <w:bottom w:val="single" w:color="auto" w:sz="4" w:space="0"/>
              <w:right w:val="single" w:color="auto" w:sz="4" w:space="0"/>
            </w:tcBorders>
            <w:noWrap/>
            <w:tcMar/>
            <w:vAlign w:val="bottom"/>
            <w:hideMark/>
          </w:tcPr>
          <w:p w:rsidRPr="001724FA" w:rsidR="004812D0" w:rsidP="013B7026" w:rsidRDefault="004812D0" w14:paraId="1B4DD6E2" w14:textId="09AF4E1C">
            <w:pPr>
              <w:pStyle w:val="Normal"/>
              <w:suppressLineNumbers w:val="0"/>
              <w:bidi w:val="0"/>
              <w:spacing w:before="0" w:beforeAutospacing="off" w:after="0" w:afterAutospacing="off" w:line="240" w:lineRule="auto"/>
              <w:ind w:left="0" w:right="0"/>
              <w:jc w:val="right"/>
            </w:pPr>
            <w:r w:rsidRPr="013B7026" w:rsidR="67DE28D7">
              <w:rPr>
                <w:rFonts w:ascii="Times New Roman" w:hAnsi="Times New Roman" w:eastAsia="Times New Roman" w:cs="Times New Roman"/>
                <w:color w:val="000000" w:themeColor="text1" w:themeTint="FF" w:themeShade="FF"/>
              </w:rPr>
              <w:t>12606</w:t>
            </w:r>
          </w:p>
        </w:tc>
      </w:tr>
      <w:tr w:rsidRPr="001724FA" w:rsidR="004812D0" w:rsidTr="013B7026" w14:paraId="1BCE9E14" w14:textId="77777777">
        <w:trPr>
          <w:trHeight w:val="290"/>
        </w:trPr>
        <w:tc>
          <w:tcPr>
            <w:tcW w:w="4182" w:type="dxa"/>
            <w:tcBorders>
              <w:top w:val="nil"/>
              <w:left w:val="single" w:color="auto" w:sz="4" w:space="0"/>
              <w:bottom w:val="single" w:color="auto" w:sz="4" w:space="0"/>
              <w:right w:val="single" w:color="auto" w:sz="4" w:space="0"/>
            </w:tcBorders>
            <w:noWrap/>
            <w:tcMar/>
            <w:vAlign w:val="bottom"/>
            <w:hideMark/>
          </w:tcPr>
          <w:p w:rsidRPr="001724FA" w:rsidR="004812D0" w:rsidP="004812D0" w:rsidRDefault="004812D0" w14:paraId="7929CA58" w14:textId="77777777">
            <w:pPr>
              <w:spacing w:after="0" w:line="240" w:lineRule="auto"/>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Extension and agronomic support</w:t>
            </w:r>
          </w:p>
        </w:tc>
        <w:tc>
          <w:tcPr>
            <w:tcW w:w="1162" w:type="dxa"/>
            <w:tcBorders>
              <w:top w:val="nil"/>
              <w:left w:val="nil"/>
              <w:bottom w:val="single" w:color="auto" w:sz="4" w:space="0"/>
              <w:right w:val="single" w:color="auto" w:sz="4" w:space="0"/>
            </w:tcBorders>
            <w:noWrap/>
            <w:tcMar/>
            <w:vAlign w:val="bottom"/>
            <w:hideMark/>
          </w:tcPr>
          <w:p w:rsidRPr="001724FA" w:rsidR="004812D0" w:rsidP="004812D0" w:rsidRDefault="004812D0" w14:paraId="5344862F"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50000</w:t>
            </w:r>
          </w:p>
        </w:tc>
        <w:tc>
          <w:tcPr>
            <w:tcW w:w="1035" w:type="dxa"/>
            <w:tcBorders>
              <w:top w:val="nil"/>
              <w:left w:val="nil"/>
              <w:bottom w:val="single" w:color="auto" w:sz="4" w:space="0"/>
              <w:right w:val="single" w:color="auto" w:sz="4" w:space="0"/>
            </w:tcBorders>
            <w:noWrap/>
            <w:tcMar/>
            <w:vAlign w:val="bottom"/>
            <w:hideMark/>
          </w:tcPr>
          <w:p w:rsidRPr="001724FA" w:rsidR="004812D0" w:rsidP="004812D0" w:rsidRDefault="004812D0" w14:paraId="06DC886D"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20000</w:t>
            </w:r>
          </w:p>
        </w:tc>
        <w:tc>
          <w:tcPr>
            <w:tcW w:w="855" w:type="dxa"/>
            <w:tcBorders>
              <w:top w:val="nil"/>
              <w:left w:val="nil"/>
              <w:bottom w:val="single" w:color="auto" w:sz="4" w:space="0"/>
              <w:right w:val="single" w:color="auto" w:sz="4" w:space="0"/>
            </w:tcBorders>
            <w:noWrap/>
            <w:tcMar/>
            <w:vAlign w:val="bottom"/>
            <w:hideMark/>
          </w:tcPr>
          <w:p w:rsidRPr="001724FA" w:rsidR="004812D0" w:rsidP="004812D0" w:rsidRDefault="004812D0" w14:paraId="556A7EC9"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30000</w:t>
            </w:r>
          </w:p>
        </w:tc>
        <w:tc>
          <w:tcPr>
            <w:tcW w:w="1172" w:type="dxa"/>
            <w:tcBorders>
              <w:top w:val="nil"/>
              <w:left w:val="nil"/>
              <w:bottom w:val="single" w:color="auto" w:sz="4" w:space="0"/>
              <w:right w:val="single" w:color="auto" w:sz="4" w:space="0"/>
            </w:tcBorders>
            <w:noWrap/>
            <w:tcMar/>
            <w:vAlign w:val="bottom"/>
            <w:hideMark/>
          </w:tcPr>
          <w:p w:rsidRPr="001724FA" w:rsidR="004812D0" w:rsidP="004812D0" w:rsidRDefault="004812D0" w14:paraId="718EBFE8"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108000</w:t>
            </w:r>
          </w:p>
        </w:tc>
        <w:tc>
          <w:tcPr>
            <w:tcW w:w="1033" w:type="dxa"/>
            <w:tcBorders>
              <w:top w:val="nil"/>
              <w:left w:val="nil"/>
              <w:bottom w:val="single" w:color="auto" w:sz="4" w:space="0"/>
              <w:right w:val="single" w:color="auto" w:sz="4" w:space="0"/>
            </w:tcBorders>
            <w:noWrap/>
            <w:tcMar/>
            <w:vAlign w:val="bottom"/>
            <w:hideMark/>
          </w:tcPr>
          <w:p w:rsidRPr="001724FA" w:rsidR="004812D0" w:rsidP="004812D0" w:rsidRDefault="004812D0" w14:paraId="0C650DC9"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122400</w:t>
            </w:r>
          </w:p>
        </w:tc>
      </w:tr>
      <w:tr w:rsidRPr="001724FA" w:rsidR="004812D0" w:rsidTr="013B7026" w14:paraId="2CA31492" w14:textId="77777777">
        <w:trPr>
          <w:trHeight w:val="290"/>
        </w:trPr>
        <w:tc>
          <w:tcPr>
            <w:tcW w:w="4182" w:type="dxa"/>
            <w:tcBorders>
              <w:top w:val="nil"/>
              <w:left w:val="single" w:color="auto" w:sz="4" w:space="0"/>
              <w:bottom w:val="single" w:color="auto" w:sz="4" w:space="0"/>
              <w:right w:val="single" w:color="auto" w:sz="4" w:space="0"/>
            </w:tcBorders>
            <w:noWrap/>
            <w:tcMar/>
            <w:vAlign w:val="bottom"/>
            <w:hideMark/>
          </w:tcPr>
          <w:p w:rsidRPr="001724FA" w:rsidR="004812D0" w:rsidP="004812D0" w:rsidRDefault="004812D0" w14:paraId="609338BC" w14:textId="77777777">
            <w:pPr>
              <w:spacing w:after="0" w:line="240" w:lineRule="auto"/>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Finance access and policy support</w:t>
            </w:r>
          </w:p>
        </w:tc>
        <w:tc>
          <w:tcPr>
            <w:tcW w:w="1162" w:type="dxa"/>
            <w:tcBorders>
              <w:top w:val="nil"/>
              <w:left w:val="nil"/>
              <w:bottom w:val="single" w:color="auto" w:sz="4" w:space="0"/>
              <w:right w:val="single" w:color="auto" w:sz="4" w:space="0"/>
            </w:tcBorders>
            <w:noWrap/>
            <w:tcMar/>
            <w:vAlign w:val="bottom"/>
            <w:hideMark/>
          </w:tcPr>
          <w:p w:rsidRPr="001724FA" w:rsidR="004812D0" w:rsidP="004812D0" w:rsidRDefault="004812D0" w14:paraId="0AF46B7A"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300</w:t>
            </w:r>
          </w:p>
        </w:tc>
        <w:tc>
          <w:tcPr>
            <w:tcW w:w="1035" w:type="dxa"/>
            <w:tcBorders>
              <w:top w:val="nil"/>
              <w:left w:val="nil"/>
              <w:bottom w:val="single" w:color="auto" w:sz="4" w:space="0"/>
              <w:right w:val="single" w:color="auto" w:sz="4" w:space="0"/>
            </w:tcBorders>
            <w:noWrap/>
            <w:tcMar/>
            <w:vAlign w:val="bottom"/>
            <w:hideMark/>
          </w:tcPr>
          <w:p w:rsidRPr="001724FA" w:rsidR="004812D0" w:rsidP="004812D0" w:rsidRDefault="004812D0" w14:paraId="5DCBDF5D"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5000</w:t>
            </w:r>
          </w:p>
        </w:tc>
        <w:tc>
          <w:tcPr>
            <w:tcW w:w="855" w:type="dxa"/>
            <w:tcBorders>
              <w:top w:val="nil"/>
              <w:left w:val="nil"/>
              <w:bottom w:val="single" w:color="auto" w:sz="4" w:space="0"/>
              <w:right w:val="single" w:color="auto" w:sz="4" w:space="0"/>
            </w:tcBorders>
            <w:noWrap/>
            <w:tcMar/>
            <w:vAlign w:val="bottom"/>
            <w:hideMark/>
          </w:tcPr>
          <w:p w:rsidRPr="001724FA" w:rsidR="004812D0" w:rsidP="004812D0" w:rsidRDefault="004812D0" w14:paraId="7144EDE4"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2000</w:t>
            </w:r>
          </w:p>
        </w:tc>
        <w:tc>
          <w:tcPr>
            <w:tcW w:w="1172" w:type="dxa"/>
            <w:tcBorders>
              <w:top w:val="nil"/>
              <w:left w:val="nil"/>
              <w:bottom w:val="single" w:color="auto" w:sz="4" w:space="0"/>
              <w:right w:val="single" w:color="auto" w:sz="4" w:space="0"/>
            </w:tcBorders>
            <w:noWrap/>
            <w:tcMar/>
            <w:vAlign w:val="bottom"/>
            <w:hideMark/>
          </w:tcPr>
          <w:p w:rsidRPr="001724FA" w:rsidR="004812D0" w:rsidP="004812D0" w:rsidRDefault="004812D0" w14:paraId="7C672E5F"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60230</w:t>
            </w:r>
          </w:p>
        </w:tc>
        <w:tc>
          <w:tcPr>
            <w:tcW w:w="1033" w:type="dxa"/>
            <w:tcBorders>
              <w:top w:val="nil"/>
              <w:left w:val="nil"/>
              <w:bottom w:val="single" w:color="auto" w:sz="4" w:space="0"/>
              <w:right w:val="single" w:color="auto" w:sz="4" w:space="0"/>
            </w:tcBorders>
            <w:noWrap/>
            <w:tcMar/>
            <w:vAlign w:val="bottom"/>
            <w:hideMark/>
          </w:tcPr>
          <w:p w:rsidRPr="001724FA" w:rsidR="004812D0" w:rsidP="004812D0" w:rsidRDefault="004812D0" w14:paraId="1D6AFE1B"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61293</w:t>
            </w:r>
          </w:p>
        </w:tc>
      </w:tr>
      <w:tr w:rsidRPr="001724FA" w:rsidR="004812D0" w:rsidTr="013B7026" w14:paraId="66355999" w14:textId="77777777">
        <w:trPr>
          <w:trHeight w:val="50"/>
        </w:trPr>
        <w:tc>
          <w:tcPr>
            <w:tcW w:w="4182" w:type="dxa"/>
            <w:tcBorders>
              <w:top w:val="nil"/>
              <w:left w:val="single" w:color="auto" w:sz="4" w:space="0"/>
              <w:bottom w:val="single" w:color="auto" w:sz="4" w:space="0"/>
              <w:right w:val="single" w:color="auto" w:sz="4" w:space="0"/>
            </w:tcBorders>
            <w:noWrap/>
            <w:tcMar/>
            <w:vAlign w:val="bottom"/>
            <w:hideMark/>
          </w:tcPr>
          <w:p w:rsidRPr="001724FA" w:rsidR="004812D0" w:rsidP="004812D0" w:rsidRDefault="004812D0" w14:paraId="0758F8D0" w14:textId="77777777">
            <w:pPr>
              <w:spacing w:after="0" w:line="240" w:lineRule="auto"/>
              <w:rPr>
                <w:rFonts w:ascii="Times New Roman" w:hAnsi="Times New Roman" w:eastAsia="Times New Roman" w:cs="Times New Roman"/>
                <w:b/>
                <w:bCs/>
                <w:color w:val="000000"/>
                <w:kern w:val="0"/>
                <w14:ligatures w14:val="none"/>
              </w:rPr>
            </w:pPr>
            <w:r w:rsidRPr="001724FA">
              <w:rPr>
                <w:rFonts w:ascii="Times New Roman" w:hAnsi="Times New Roman" w:eastAsia="Times New Roman" w:cs="Times New Roman"/>
                <w:b/>
                <w:bCs/>
                <w:color w:val="000000"/>
                <w:kern w:val="0"/>
                <w14:ligatures w14:val="none"/>
              </w:rPr>
              <w:t>Total</w:t>
            </w:r>
          </w:p>
        </w:tc>
        <w:tc>
          <w:tcPr>
            <w:tcW w:w="1162" w:type="dxa"/>
            <w:tcBorders>
              <w:top w:val="nil"/>
              <w:left w:val="nil"/>
              <w:bottom w:val="single" w:color="auto" w:sz="4" w:space="0"/>
              <w:right w:val="single" w:color="auto" w:sz="4" w:space="0"/>
            </w:tcBorders>
            <w:noWrap/>
            <w:tcMar/>
            <w:vAlign w:val="bottom"/>
            <w:hideMark/>
          </w:tcPr>
          <w:p w:rsidRPr="001724FA" w:rsidR="004812D0" w:rsidP="004812D0" w:rsidRDefault="004812D0" w14:paraId="7B4DF9E2" w14:textId="0E8A7862">
            <w:pPr>
              <w:spacing w:after="0" w:line="240" w:lineRule="auto"/>
              <w:jc w:val="right"/>
              <w:rPr>
                <w:rFonts w:ascii="Times New Roman" w:hAnsi="Times New Roman" w:eastAsia="Times New Roman" w:cs="Times New Roman"/>
                <w:color w:val="000000"/>
                <w:kern w:val="0"/>
                <w14:ligatures w14:val="none"/>
              </w:rPr>
            </w:pPr>
            <w:r w:rsidRPr="001724FA" w:rsidR="004812D0">
              <w:rPr>
                <w:rFonts w:ascii="Times New Roman" w:hAnsi="Times New Roman" w:eastAsia="Times New Roman" w:cs="Times New Roman"/>
                <w:color w:val="000000"/>
                <w:kern w:val="0"/>
                <w14:ligatures w14:val="none"/>
              </w:rPr>
              <w:t>5</w:t>
            </w:r>
            <w:r w:rsidRPr="001724FA" w:rsidR="1C6F64C0">
              <w:rPr>
                <w:rFonts w:ascii="Times New Roman" w:hAnsi="Times New Roman" w:eastAsia="Times New Roman" w:cs="Times New Roman"/>
                <w:color w:val="000000"/>
                <w:kern w:val="0"/>
                <w14:ligatures w14:val="none"/>
              </w:rPr>
              <w:t>1296</w:t>
            </w:r>
          </w:p>
        </w:tc>
        <w:tc>
          <w:tcPr>
            <w:tcW w:w="1035" w:type="dxa"/>
            <w:tcBorders>
              <w:top w:val="nil"/>
              <w:left w:val="nil"/>
              <w:bottom w:val="single" w:color="auto" w:sz="4" w:space="0"/>
              <w:right w:val="single" w:color="auto" w:sz="4" w:space="0"/>
            </w:tcBorders>
            <w:noWrap/>
            <w:tcMar/>
            <w:vAlign w:val="bottom"/>
            <w:hideMark/>
          </w:tcPr>
          <w:p w:rsidRPr="001724FA" w:rsidR="004812D0" w:rsidP="004812D0" w:rsidRDefault="004812D0" w14:paraId="79784763"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39050</w:t>
            </w:r>
          </w:p>
        </w:tc>
        <w:tc>
          <w:tcPr>
            <w:tcW w:w="855" w:type="dxa"/>
            <w:tcBorders>
              <w:top w:val="nil"/>
              <w:left w:val="nil"/>
              <w:bottom w:val="single" w:color="auto" w:sz="4" w:space="0"/>
              <w:right w:val="single" w:color="auto" w:sz="4" w:space="0"/>
            </w:tcBorders>
            <w:noWrap/>
            <w:tcMar/>
            <w:vAlign w:val="bottom"/>
            <w:hideMark/>
          </w:tcPr>
          <w:p w:rsidRPr="001724FA" w:rsidR="004812D0" w:rsidP="004812D0" w:rsidRDefault="004812D0" w14:paraId="16579D93" w14:textId="77777777">
            <w:pPr>
              <w:spacing w:after="0" w:line="240" w:lineRule="auto"/>
              <w:jc w:val="right"/>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42000</w:t>
            </w:r>
          </w:p>
        </w:tc>
        <w:tc>
          <w:tcPr>
            <w:tcW w:w="1172" w:type="dxa"/>
            <w:tcBorders>
              <w:top w:val="nil"/>
              <w:left w:val="nil"/>
              <w:bottom w:val="single" w:color="auto" w:sz="4" w:space="0"/>
              <w:right w:val="single" w:color="auto" w:sz="4" w:space="0"/>
            </w:tcBorders>
            <w:noWrap/>
            <w:tcMar/>
            <w:vAlign w:val="bottom"/>
            <w:hideMark/>
          </w:tcPr>
          <w:p w:rsidRPr="001724FA" w:rsidR="004812D0" w:rsidP="004812D0" w:rsidRDefault="004812D0" w14:paraId="3A44C694" w14:textId="7A96CDF5">
            <w:pPr>
              <w:spacing w:after="0" w:line="240" w:lineRule="auto"/>
              <w:jc w:val="right"/>
              <w:rPr>
                <w:rFonts w:ascii="Times New Roman" w:hAnsi="Times New Roman" w:eastAsia="Times New Roman" w:cs="Times New Roman"/>
                <w:color w:val="000000"/>
                <w:kern w:val="0"/>
                <w14:ligatures w14:val="none"/>
              </w:rPr>
            </w:pPr>
          </w:p>
        </w:tc>
        <w:tc>
          <w:tcPr>
            <w:tcW w:w="1033" w:type="dxa"/>
            <w:tcBorders>
              <w:top w:val="nil"/>
              <w:left w:val="nil"/>
              <w:bottom w:val="single" w:color="auto" w:sz="4" w:space="0"/>
              <w:right w:val="single" w:color="auto" w:sz="4" w:space="0"/>
            </w:tcBorders>
            <w:noWrap/>
            <w:tcMar/>
            <w:vAlign w:val="bottom"/>
            <w:hideMark/>
          </w:tcPr>
          <w:p w:rsidRPr="001724FA" w:rsidR="004812D0" w:rsidP="004812D0" w:rsidRDefault="004812D0" w14:paraId="7B82DBC0" w14:textId="3B3C090C">
            <w:pPr>
              <w:spacing w:after="0" w:line="240" w:lineRule="auto"/>
              <w:jc w:val="right"/>
              <w:rPr>
                <w:rFonts w:ascii="Times New Roman" w:hAnsi="Times New Roman" w:eastAsia="Times New Roman" w:cs="Times New Roman"/>
                <w:color w:val="000000"/>
                <w:kern w:val="0"/>
                <w14:ligatures w14:val="none"/>
              </w:rPr>
            </w:pPr>
          </w:p>
        </w:tc>
      </w:tr>
      <w:tr w:rsidRPr="001724FA" w:rsidR="00A72D70" w:rsidTr="013B7026" w14:paraId="711A4B2B" w14:textId="77777777">
        <w:trPr>
          <w:trHeight w:val="290"/>
        </w:trPr>
        <w:tc>
          <w:tcPr>
            <w:tcW w:w="4182" w:type="dxa"/>
            <w:tcBorders>
              <w:top w:val="single" w:color="auto" w:sz="4" w:space="0"/>
              <w:left w:val="single" w:color="auto" w:sz="4" w:space="0"/>
              <w:bottom w:val="single" w:color="auto" w:sz="4" w:space="0"/>
              <w:right w:val="single" w:color="auto" w:sz="4" w:space="0"/>
            </w:tcBorders>
            <w:noWrap/>
            <w:tcMar/>
            <w:vAlign w:val="bottom"/>
          </w:tcPr>
          <w:p w:rsidRPr="001724FA" w:rsidR="00A72D70" w:rsidP="004812D0" w:rsidRDefault="00A72D70" w14:paraId="30BE30EB" w14:textId="77777777">
            <w:pPr>
              <w:spacing w:after="0" w:line="240" w:lineRule="auto"/>
              <w:rPr>
                <w:rFonts w:ascii="Times New Roman" w:hAnsi="Times New Roman" w:eastAsia="Times New Roman" w:cs="Times New Roman"/>
                <w:b/>
                <w:bCs/>
                <w:color w:val="000000"/>
                <w:kern w:val="0"/>
                <w14:ligatures w14:val="none"/>
              </w:rPr>
            </w:pPr>
          </w:p>
        </w:tc>
        <w:tc>
          <w:tcPr>
            <w:tcW w:w="3052" w:type="dxa"/>
            <w:gridSpan w:val="3"/>
            <w:tcBorders>
              <w:top w:val="single" w:color="auto" w:sz="4" w:space="0"/>
              <w:left w:val="nil"/>
              <w:bottom w:val="single" w:color="auto" w:sz="4" w:space="0"/>
              <w:right w:val="single" w:color="auto" w:sz="4" w:space="0"/>
            </w:tcBorders>
            <w:noWrap/>
            <w:tcMar/>
            <w:vAlign w:val="bottom"/>
          </w:tcPr>
          <w:p w:rsidRPr="001724FA" w:rsidR="00A72D70" w:rsidP="00A72D70" w:rsidRDefault="00A72D70" w14:paraId="1297D630" w14:textId="0C7C53C2">
            <w:pPr>
              <w:spacing w:after="0" w:line="240" w:lineRule="auto"/>
              <w:jc w:val="center"/>
              <w:rPr>
                <w:rFonts w:ascii="Times New Roman" w:hAnsi="Times New Roman" w:eastAsia="Times New Roman" w:cs="Times New Roman"/>
                <w:color w:val="000000"/>
                <w:kern w:val="0"/>
                <w14:ligatures w14:val="none"/>
              </w:rPr>
            </w:pPr>
            <w:r w:rsidRPr="001724FA">
              <w:rPr>
                <w:rFonts w:ascii="Times New Roman" w:hAnsi="Times New Roman" w:eastAsia="Times New Roman" w:cs="Times New Roman"/>
                <w:color w:val="000000"/>
                <w:kern w:val="0"/>
                <w14:ligatures w14:val="none"/>
              </w:rPr>
              <w:t>140</w:t>
            </w:r>
            <w:r w:rsidRPr="001724FA" w:rsidR="00197220">
              <w:rPr>
                <w:rFonts w:ascii="Times New Roman" w:hAnsi="Times New Roman" w:eastAsia="Times New Roman" w:cs="Times New Roman"/>
                <w:color w:val="000000"/>
                <w:kern w:val="0"/>
                <w14:ligatures w14:val="none"/>
              </w:rPr>
              <w:t>,</w:t>
            </w:r>
            <w:r w:rsidRPr="001724FA">
              <w:rPr>
                <w:rFonts w:ascii="Times New Roman" w:hAnsi="Times New Roman" w:eastAsia="Times New Roman" w:cs="Times New Roman"/>
                <w:color w:val="000000"/>
                <w:kern w:val="0"/>
                <w14:ligatures w14:val="none"/>
              </w:rPr>
              <w:t>770</w:t>
            </w:r>
          </w:p>
        </w:tc>
        <w:tc>
          <w:tcPr>
            <w:tcW w:w="1172" w:type="dxa"/>
            <w:tcBorders>
              <w:top w:val="single" w:color="auto" w:sz="4" w:space="0"/>
              <w:left w:val="nil"/>
              <w:bottom w:val="single" w:color="auto" w:sz="4" w:space="0"/>
              <w:right w:val="single" w:color="auto" w:sz="4" w:space="0"/>
            </w:tcBorders>
            <w:noWrap/>
            <w:tcMar/>
            <w:vAlign w:val="bottom"/>
          </w:tcPr>
          <w:p w:rsidRPr="001724FA" w:rsidR="00A72D70" w:rsidP="013B7026" w:rsidRDefault="00A72D70" w14:paraId="6600B199" w14:textId="6DB283EE">
            <w:pPr>
              <w:pStyle w:val="Normal"/>
              <w:suppressLineNumbers w:val="0"/>
              <w:bidi w:val="0"/>
              <w:spacing w:before="0" w:beforeAutospacing="off" w:after="0" w:afterAutospacing="off" w:line="240" w:lineRule="auto"/>
              <w:ind w:left="0" w:right="0"/>
              <w:jc w:val="right"/>
            </w:pPr>
            <w:r w:rsidRPr="013B7026" w:rsidR="3AEF5DCB">
              <w:rPr>
                <w:rFonts w:ascii="Times New Roman" w:hAnsi="Times New Roman" w:eastAsia="Times New Roman" w:cs="Times New Roman"/>
                <w:color w:val="000000" w:themeColor="text1" w:themeTint="FF" w:themeShade="FF"/>
              </w:rPr>
              <w:t>196280</w:t>
            </w:r>
          </w:p>
        </w:tc>
        <w:tc>
          <w:tcPr>
            <w:tcW w:w="1033" w:type="dxa"/>
            <w:tcBorders>
              <w:top w:val="single" w:color="auto" w:sz="4" w:space="0"/>
              <w:left w:val="nil"/>
              <w:bottom w:val="single" w:color="auto" w:sz="4" w:space="0"/>
              <w:right w:val="single" w:color="auto" w:sz="4" w:space="0"/>
            </w:tcBorders>
            <w:noWrap/>
            <w:tcMar/>
            <w:vAlign w:val="bottom"/>
          </w:tcPr>
          <w:p w:rsidRPr="001724FA" w:rsidR="00A72D70" w:rsidP="004812D0" w:rsidRDefault="00A72D70" w14:paraId="43AA2355" w14:textId="521DEDC9">
            <w:pPr>
              <w:spacing w:after="0" w:line="240" w:lineRule="auto"/>
              <w:jc w:val="right"/>
              <w:rPr>
                <w:rFonts w:ascii="Times New Roman" w:hAnsi="Times New Roman" w:eastAsia="Times New Roman" w:cs="Times New Roman"/>
                <w:color w:val="000000"/>
                <w:kern w:val="0"/>
                <w14:ligatures w14:val="none"/>
              </w:rPr>
            </w:pPr>
            <w:r w:rsidRPr="001724FA" w:rsidR="00A72D70">
              <w:rPr>
                <w:rFonts w:ascii="Times New Roman" w:hAnsi="Times New Roman" w:eastAsia="Times New Roman" w:cs="Times New Roman"/>
                <w:color w:val="000000"/>
                <w:kern w:val="0"/>
                <w14:ligatures w14:val="none"/>
              </w:rPr>
              <w:t>2</w:t>
            </w:r>
            <w:r w:rsidRPr="001724FA" w:rsidR="1221ACCE">
              <w:rPr>
                <w:rFonts w:ascii="Times New Roman" w:hAnsi="Times New Roman" w:eastAsia="Times New Roman" w:cs="Times New Roman"/>
                <w:color w:val="000000"/>
                <w:kern w:val="0"/>
                <w14:ligatures w14:val="none"/>
              </w:rPr>
              <w:t>15</w:t>
            </w:r>
            <w:r w:rsidRPr="001724FA" w:rsidR="00197220">
              <w:rPr>
                <w:rFonts w:ascii="Times New Roman" w:hAnsi="Times New Roman" w:eastAsia="Times New Roman" w:cs="Times New Roman"/>
                <w:color w:val="000000"/>
                <w:kern w:val="0"/>
                <w14:ligatures w14:val="none"/>
              </w:rPr>
              <w:t>,</w:t>
            </w:r>
            <w:r w:rsidRPr="001724FA" w:rsidR="03215E06">
              <w:rPr>
                <w:rFonts w:ascii="Times New Roman" w:hAnsi="Times New Roman" w:eastAsia="Times New Roman" w:cs="Times New Roman"/>
                <w:color w:val="000000"/>
                <w:kern w:val="0"/>
                <w14:ligatures w14:val="none"/>
              </w:rPr>
              <w:t>149</w:t>
            </w:r>
          </w:p>
        </w:tc>
      </w:tr>
    </w:tbl>
    <w:p w:rsidRPr="003255D1" w:rsidR="00207893" w:rsidP="002F3EC8" w:rsidRDefault="0012014C" w14:paraId="0930D612" w14:textId="3A1082C5">
      <w:pPr>
        <w:spacing w:before="120" w:after="120" w:line="240" w:lineRule="auto"/>
        <w:rPr>
          <w:rFonts w:ascii="Times New Roman" w:hAnsi="Times New Roman" w:eastAsia="Times New Roman" w:cs="Times New Roman"/>
          <w:kern w:val="0"/>
          <w14:ligatures w14:val="none"/>
        </w:rPr>
      </w:pPr>
      <w:r w:rsidRPr="013B7026" w:rsidR="0012014C">
        <w:rPr>
          <w:rFonts w:ascii="Times New Roman" w:hAnsi="Times New Roman" w:eastAsia="Times New Roman" w:cs="Times New Roman"/>
        </w:rPr>
        <w:t>B</w:t>
      </w:r>
      <w:r w:rsidRPr="013B7026" w:rsidR="00207893">
        <w:rPr>
          <w:rFonts w:ascii="Times New Roman" w:hAnsi="Times New Roman" w:eastAsia="Times New Roman" w:cs="Times New Roman"/>
        </w:rPr>
        <w:t xml:space="preserve">y 2028, we aim to reach </w:t>
      </w:r>
      <w:r w:rsidRPr="013B7026" w:rsidR="00D71C92">
        <w:rPr>
          <w:rFonts w:ascii="Times New Roman" w:hAnsi="Times New Roman" w:eastAsia="Times New Roman" w:cs="Times New Roman"/>
        </w:rPr>
        <w:t xml:space="preserve">a cumulative </w:t>
      </w:r>
      <w:r w:rsidRPr="013B7026" w:rsidR="00872132">
        <w:rPr>
          <w:rFonts w:ascii="Times New Roman" w:hAnsi="Times New Roman" w:eastAsia="Times New Roman" w:cs="Times New Roman"/>
        </w:rPr>
        <w:t>total of 5</w:t>
      </w:r>
      <w:r w:rsidRPr="013B7026" w:rsidR="196F8EE4">
        <w:rPr>
          <w:rFonts w:ascii="Times New Roman" w:hAnsi="Times New Roman" w:eastAsia="Times New Roman" w:cs="Times New Roman"/>
        </w:rPr>
        <w:t>4</w:t>
      </w:r>
      <w:r w:rsidRPr="013B7026" w:rsidR="00872132">
        <w:rPr>
          <w:rFonts w:ascii="Times New Roman" w:hAnsi="Times New Roman" w:eastAsia="Times New Roman" w:cs="Times New Roman"/>
        </w:rPr>
        <w:t>0,000 farmers through technical assistance for</w:t>
      </w:r>
      <w:r w:rsidRPr="013B7026" w:rsidR="00207893">
        <w:rPr>
          <w:rFonts w:ascii="Times New Roman" w:hAnsi="Times New Roman" w:eastAsia="Times New Roman" w:cs="Times New Roman"/>
        </w:rPr>
        <w:t xml:space="preserve"> the deployment/establishment of </w:t>
      </w:r>
      <w:r w:rsidRPr="013B7026" w:rsidR="00872132">
        <w:rPr>
          <w:rFonts w:ascii="Times New Roman" w:hAnsi="Times New Roman" w:eastAsia="Times New Roman" w:cs="Times New Roman"/>
        </w:rPr>
        <w:t xml:space="preserve">more than </w:t>
      </w:r>
      <w:r w:rsidRPr="013B7026" w:rsidR="7950F620">
        <w:rPr>
          <w:rFonts w:ascii="Times New Roman" w:hAnsi="Times New Roman" w:eastAsia="Times New Roman" w:cs="Times New Roman"/>
        </w:rPr>
        <w:t>50</w:t>
      </w:r>
      <w:r w:rsidRPr="013B7026" w:rsidR="000B54F7">
        <w:rPr>
          <w:rFonts w:ascii="Times New Roman" w:hAnsi="Times New Roman" w:eastAsia="Times New Roman" w:cs="Times New Roman"/>
        </w:rPr>
        <w:t>,</w:t>
      </w:r>
      <w:r w:rsidRPr="013B7026" w:rsidR="00872132">
        <w:rPr>
          <w:rFonts w:ascii="Times New Roman" w:hAnsi="Times New Roman" w:eastAsia="Times New Roman" w:cs="Times New Roman"/>
        </w:rPr>
        <w:t>000</w:t>
      </w:r>
      <w:r w:rsidRPr="013B7026" w:rsidR="00207893">
        <w:rPr>
          <w:rFonts w:ascii="Times New Roman" w:hAnsi="Times New Roman" w:eastAsia="Times New Roman" w:cs="Times New Roman"/>
        </w:rPr>
        <w:t xml:space="preserve"> SPIS by public and private partners, </w:t>
      </w:r>
      <w:r w:rsidRPr="013B7026" w:rsidR="00C342FD">
        <w:rPr>
          <w:rFonts w:ascii="Times New Roman" w:hAnsi="Times New Roman" w:eastAsia="Times New Roman" w:cs="Times New Roman"/>
        </w:rPr>
        <w:t>provide capacity building</w:t>
      </w:r>
      <w:r w:rsidRPr="013B7026" w:rsidR="0095483E">
        <w:rPr>
          <w:rFonts w:ascii="Times New Roman" w:hAnsi="Times New Roman" w:eastAsia="Times New Roman" w:cs="Times New Roman"/>
        </w:rPr>
        <w:t xml:space="preserve"> through formal curriculum and trainings </w:t>
      </w:r>
      <w:r w:rsidRPr="013B7026" w:rsidR="00AA5551">
        <w:rPr>
          <w:rFonts w:ascii="Times New Roman" w:hAnsi="Times New Roman" w:eastAsia="Times New Roman" w:cs="Times New Roman"/>
        </w:rPr>
        <w:t xml:space="preserve">on digital tools to </w:t>
      </w:r>
      <w:r w:rsidRPr="013B7026" w:rsidR="005D54DA">
        <w:rPr>
          <w:rFonts w:ascii="Times New Roman" w:hAnsi="Times New Roman" w:eastAsia="Times New Roman" w:cs="Times New Roman"/>
        </w:rPr>
        <w:t>improve</w:t>
      </w:r>
      <w:r w:rsidRPr="013B7026" w:rsidR="00AA5551">
        <w:rPr>
          <w:rFonts w:ascii="Times New Roman" w:hAnsi="Times New Roman" w:eastAsia="Times New Roman" w:cs="Times New Roman"/>
        </w:rPr>
        <w:t xml:space="preserve"> investment</w:t>
      </w:r>
      <w:r w:rsidRPr="013B7026" w:rsidR="005D54DA">
        <w:rPr>
          <w:rFonts w:ascii="Times New Roman" w:hAnsi="Times New Roman" w:eastAsia="Times New Roman" w:cs="Times New Roman"/>
        </w:rPr>
        <w:t xml:space="preserve"> by more than </w:t>
      </w:r>
      <w:r w:rsidRPr="013B7026" w:rsidR="6FFD02A8">
        <w:rPr>
          <w:rFonts w:ascii="Times New Roman" w:hAnsi="Times New Roman" w:eastAsia="Times New Roman" w:cs="Times New Roman"/>
        </w:rPr>
        <w:t>33</w:t>
      </w:r>
      <w:r w:rsidRPr="013B7026" w:rsidR="005D54DA">
        <w:rPr>
          <w:rFonts w:ascii="Times New Roman" w:hAnsi="Times New Roman" w:eastAsia="Times New Roman" w:cs="Times New Roman"/>
        </w:rPr>
        <w:t>000 farmers</w:t>
      </w:r>
      <w:r w:rsidRPr="013B7026" w:rsidR="0095483E">
        <w:rPr>
          <w:rFonts w:ascii="Times New Roman" w:hAnsi="Times New Roman" w:eastAsia="Times New Roman" w:cs="Times New Roman"/>
        </w:rPr>
        <w:t xml:space="preserve">, </w:t>
      </w:r>
      <w:r w:rsidRPr="013B7026" w:rsidR="004349D9">
        <w:rPr>
          <w:rFonts w:ascii="Times New Roman" w:hAnsi="Times New Roman" w:eastAsia="Times New Roman" w:cs="Times New Roman"/>
        </w:rPr>
        <w:t xml:space="preserve">more than </w:t>
      </w:r>
      <w:r w:rsidRPr="013B7026" w:rsidR="002B1152">
        <w:rPr>
          <w:rFonts w:ascii="Times New Roman" w:hAnsi="Times New Roman" w:eastAsia="Times New Roman" w:cs="Times New Roman"/>
        </w:rPr>
        <w:t>128</w:t>
      </w:r>
      <w:r w:rsidRPr="013B7026" w:rsidR="000B54F7">
        <w:rPr>
          <w:rFonts w:ascii="Times New Roman" w:hAnsi="Times New Roman" w:eastAsia="Times New Roman" w:cs="Times New Roman"/>
        </w:rPr>
        <w:t>,</w:t>
      </w:r>
      <w:r w:rsidRPr="013B7026" w:rsidR="002B1152">
        <w:rPr>
          <w:rFonts w:ascii="Times New Roman" w:hAnsi="Times New Roman" w:eastAsia="Times New Roman" w:cs="Times New Roman"/>
        </w:rPr>
        <w:t>000 farmers reached through financial faci</w:t>
      </w:r>
      <w:r w:rsidRPr="013B7026" w:rsidR="007F3798">
        <w:rPr>
          <w:rFonts w:ascii="Times New Roman" w:hAnsi="Times New Roman" w:eastAsia="Times New Roman" w:cs="Times New Roman"/>
        </w:rPr>
        <w:t>lity and policy support and more than</w:t>
      </w:r>
      <w:r w:rsidRPr="013B7026" w:rsidR="00207893">
        <w:rPr>
          <w:rFonts w:ascii="Times New Roman" w:hAnsi="Times New Roman" w:eastAsia="Times New Roman" w:cs="Times New Roman"/>
        </w:rPr>
        <w:t xml:space="preserve"> three PPPs</w:t>
      </w:r>
      <w:r w:rsidRPr="013B7026" w:rsidR="00DC46FF">
        <w:rPr>
          <w:rFonts w:ascii="Times New Roman" w:hAnsi="Times New Roman" w:eastAsia="Times New Roman" w:cs="Times New Roman"/>
        </w:rPr>
        <w:t xml:space="preserve"> </w:t>
      </w:r>
      <w:r w:rsidRPr="013B7026" w:rsidR="00DC46FF">
        <w:rPr>
          <w:rFonts w:ascii="Times New Roman" w:hAnsi="Times New Roman" w:eastAsia="Times New Roman" w:cs="Times New Roman"/>
        </w:rPr>
        <w:t xml:space="preserve">that provide extension and agronomic support, which is projected to directly benefit </w:t>
      </w:r>
      <w:r w:rsidRPr="013B7026" w:rsidR="00DC46FF">
        <w:rPr>
          <w:rFonts w:ascii="Times New Roman" w:hAnsi="Times New Roman" w:eastAsia="Times New Roman" w:cs="Times New Roman"/>
        </w:rPr>
        <w:t xml:space="preserve">a cumulative of </w:t>
      </w:r>
      <w:r w:rsidRPr="013B7026" w:rsidR="00CE4F8D">
        <w:rPr>
          <w:rFonts w:ascii="Times New Roman" w:hAnsi="Times New Roman" w:eastAsia="Times New Roman" w:cs="Times New Roman"/>
        </w:rPr>
        <w:t>more 33</w:t>
      </w:r>
      <w:r w:rsidRPr="013B7026" w:rsidR="00DC46FF">
        <w:rPr>
          <w:rFonts w:ascii="Times New Roman" w:hAnsi="Times New Roman" w:eastAsia="Times New Roman" w:cs="Times New Roman"/>
        </w:rPr>
        <w:t>0</w:t>
      </w:r>
      <w:r w:rsidRPr="013B7026" w:rsidR="000B54F7">
        <w:rPr>
          <w:rFonts w:ascii="Times New Roman" w:hAnsi="Times New Roman" w:eastAsia="Times New Roman" w:cs="Times New Roman"/>
        </w:rPr>
        <w:t>,</w:t>
      </w:r>
      <w:r w:rsidRPr="013B7026" w:rsidR="00DC46FF">
        <w:rPr>
          <w:rFonts w:ascii="Times New Roman" w:hAnsi="Times New Roman" w:eastAsia="Times New Roman" w:cs="Times New Roman"/>
        </w:rPr>
        <w:t>000 smallholder farmers who invest in SPIS and FLID</w:t>
      </w:r>
      <w:r w:rsidRPr="013B7026" w:rsidR="00207893">
        <w:rPr>
          <w:rFonts w:ascii="Times New Roman" w:hAnsi="Times New Roman" w:eastAsia="Times New Roman" w:cs="Times New Roman"/>
        </w:rPr>
        <w:t xml:space="preserve">. Targets are based on national strategies, partner commitments, and their annual plans </w:t>
      </w:r>
      <w:r w:rsidRPr="013B7026" w:rsidR="00207893">
        <w:rPr>
          <w:rFonts w:ascii="Times New Roman" w:hAnsi="Times New Roman" w:eastAsia="Times New Roman" w:cs="Times New Roman"/>
        </w:rPr>
        <w:t>in</w:t>
      </w:r>
      <w:r w:rsidRPr="013B7026" w:rsidR="00207893">
        <w:rPr>
          <w:rFonts w:ascii="Times New Roman" w:hAnsi="Times New Roman" w:eastAsia="Times New Roman" w:cs="Times New Roman"/>
        </w:rPr>
        <w:t xml:space="preserve"> irrigation development.</w:t>
      </w:r>
    </w:p>
    <w:p w:rsidRPr="00D55913" w:rsidR="00231FF5" w:rsidP="002F3EC8" w:rsidRDefault="00231FF5" w14:paraId="3642659E" w14:textId="234374EA">
      <w:pPr>
        <w:pStyle w:val="ListParagraph"/>
        <w:numPr>
          <w:ilvl w:val="0"/>
          <w:numId w:val="22"/>
        </w:numPr>
        <w:spacing w:before="120" w:after="120" w:line="240" w:lineRule="auto"/>
        <w:outlineLvl w:val="2"/>
        <w:rPr>
          <w:rFonts w:ascii="Times New Roman" w:hAnsi="Times New Roman" w:eastAsia="Times New Roman" w:cs="Times New Roman"/>
          <w:b/>
          <w:bCs/>
          <w:kern w:val="0"/>
          <w14:ligatures w14:val="none"/>
        </w:rPr>
      </w:pPr>
      <w:r w:rsidRPr="00D55913">
        <w:rPr>
          <w:rFonts w:ascii="Times New Roman" w:hAnsi="Times New Roman" w:eastAsia="Times New Roman" w:cs="Times New Roman"/>
          <w:b/>
          <w:bCs/>
          <w:kern w:val="0"/>
          <w14:ligatures w14:val="none"/>
        </w:rPr>
        <w:t xml:space="preserve">Key </w:t>
      </w:r>
      <w:r w:rsidRPr="00D55913" w:rsidR="007571B7">
        <w:rPr>
          <w:rFonts w:ascii="Times New Roman" w:hAnsi="Times New Roman" w:eastAsia="Times New Roman" w:cs="Times New Roman"/>
          <w:b/>
          <w:bCs/>
          <w:kern w:val="0"/>
          <w14:ligatures w14:val="none"/>
        </w:rPr>
        <w:t>d</w:t>
      </w:r>
      <w:r w:rsidRPr="00D55913">
        <w:rPr>
          <w:rFonts w:ascii="Times New Roman" w:hAnsi="Times New Roman" w:eastAsia="Times New Roman" w:cs="Times New Roman"/>
          <w:b/>
          <w:bCs/>
          <w:kern w:val="0"/>
          <w14:ligatures w14:val="none"/>
        </w:rPr>
        <w:t xml:space="preserve">emand </w:t>
      </w:r>
      <w:r w:rsidRPr="00D55913" w:rsidR="003C11E4">
        <w:rPr>
          <w:rFonts w:ascii="Times New Roman" w:hAnsi="Times New Roman" w:eastAsia="Times New Roman" w:cs="Times New Roman"/>
          <w:b/>
          <w:bCs/>
          <w:kern w:val="0"/>
          <w14:ligatures w14:val="none"/>
        </w:rPr>
        <w:t xml:space="preserve">and scaling </w:t>
      </w:r>
      <w:r w:rsidRPr="00D55913" w:rsidR="007571B7">
        <w:rPr>
          <w:rFonts w:ascii="Times New Roman" w:hAnsi="Times New Roman" w:eastAsia="Times New Roman" w:cs="Times New Roman"/>
          <w:b/>
          <w:bCs/>
          <w:kern w:val="0"/>
          <w14:ligatures w14:val="none"/>
        </w:rPr>
        <w:t>p</w:t>
      </w:r>
      <w:r w:rsidRPr="00D55913">
        <w:rPr>
          <w:rFonts w:ascii="Times New Roman" w:hAnsi="Times New Roman" w:eastAsia="Times New Roman" w:cs="Times New Roman"/>
          <w:b/>
          <w:bCs/>
          <w:kern w:val="0"/>
          <w14:ligatures w14:val="none"/>
        </w:rPr>
        <w:t>artners</w:t>
      </w:r>
    </w:p>
    <w:p w:rsidRPr="00231FF5" w:rsidR="00DA7038" w:rsidP="002F3EC8" w:rsidRDefault="00C2561C" w14:paraId="26F83378" w14:textId="43DA5CC7">
      <w:pPr>
        <w:spacing w:after="120" w:line="240" w:lineRule="auto"/>
        <w:rPr>
          <w:rFonts w:ascii="Times New Roman" w:hAnsi="Times New Roman" w:eastAsia="Times New Roman" w:cs="Times New Roman"/>
          <w:kern w:val="0"/>
          <w14:ligatures w14:val="none"/>
        </w:rPr>
      </w:pPr>
      <w:r w:rsidRPr="00C2561C">
        <w:rPr>
          <w:rFonts w:ascii="Times New Roman" w:hAnsi="Times New Roman" w:eastAsia="Times New Roman" w:cs="Times New Roman"/>
          <w:kern w:val="0"/>
          <w14:ligatures w14:val="none"/>
        </w:rPr>
        <w:t xml:space="preserve">Demand </w:t>
      </w:r>
      <w:r>
        <w:rPr>
          <w:rFonts w:ascii="Times New Roman" w:hAnsi="Times New Roman" w:eastAsia="Times New Roman" w:cs="Times New Roman"/>
          <w:kern w:val="0"/>
          <w14:ligatures w14:val="none"/>
        </w:rPr>
        <w:t xml:space="preserve">for </w:t>
      </w:r>
      <w:r w:rsidR="00933E6B">
        <w:rPr>
          <w:rFonts w:ascii="Times New Roman" w:hAnsi="Times New Roman" w:eastAsia="Times New Roman" w:cs="Times New Roman"/>
          <w:kern w:val="0"/>
          <w14:ligatures w14:val="none"/>
        </w:rPr>
        <w:t>SPIS</w:t>
      </w:r>
      <w:r>
        <w:rPr>
          <w:rFonts w:ascii="Times New Roman" w:hAnsi="Times New Roman" w:eastAsia="Times New Roman" w:cs="Times New Roman"/>
          <w:kern w:val="0"/>
          <w14:ligatures w14:val="none"/>
        </w:rPr>
        <w:t xml:space="preserve"> and </w:t>
      </w:r>
      <w:r w:rsidR="00933E6B">
        <w:rPr>
          <w:rFonts w:ascii="Times New Roman" w:hAnsi="Times New Roman" w:eastAsia="Times New Roman" w:cs="Times New Roman"/>
          <w:kern w:val="0"/>
          <w14:ligatures w14:val="none"/>
        </w:rPr>
        <w:t>FLID</w:t>
      </w:r>
      <w:r>
        <w:rPr>
          <w:rFonts w:ascii="Times New Roman" w:hAnsi="Times New Roman" w:eastAsia="Times New Roman" w:cs="Times New Roman"/>
          <w:kern w:val="0"/>
          <w14:ligatures w14:val="none"/>
        </w:rPr>
        <w:t xml:space="preserve"> comes from governments seeking a PPP strategy (e.g., </w:t>
      </w:r>
      <w:r w:rsidR="00CD5895">
        <w:rPr>
          <w:rFonts w:ascii="Times New Roman" w:hAnsi="Times New Roman" w:eastAsia="Times New Roman" w:cs="Times New Roman"/>
          <w:kern w:val="0"/>
          <w14:ligatures w14:val="none"/>
        </w:rPr>
        <w:t xml:space="preserve">by </w:t>
      </w:r>
      <w:proofErr w:type="spellStart"/>
      <w:r w:rsidRPr="00F3276D" w:rsidR="00CD5895">
        <w:rPr>
          <w:rFonts w:ascii="Times New Roman" w:hAnsi="Times New Roman" w:eastAsia="Times New Roman" w:cs="Times New Roman"/>
          <w:i/>
          <w:iCs/>
          <w:kern w:val="0"/>
          <w14:ligatures w14:val="none"/>
        </w:rPr>
        <w:t>MoA</w:t>
      </w:r>
      <w:proofErr w:type="spellEnd"/>
      <w:r w:rsidRPr="00F3276D" w:rsidR="00CD5895">
        <w:rPr>
          <w:rFonts w:ascii="Times New Roman" w:hAnsi="Times New Roman" w:eastAsia="Times New Roman" w:cs="Times New Roman"/>
          <w:i/>
          <w:iCs/>
          <w:kern w:val="0"/>
          <w14:ligatures w14:val="none"/>
        </w:rPr>
        <w:t xml:space="preserve"> in </w:t>
      </w:r>
      <w:r w:rsidRPr="00F3276D">
        <w:rPr>
          <w:rFonts w:ascii="Times New Roman" w:hAnsi="Times New Roman" w:eastAsia="Times New Roman" w:cs="Times New Roman"/>
          <w:i/>
          <w:iCs/>
          <w:kern w:val="0"/>
          <w14:ligatures w14:val="none"/>
        </w:rPr>
        <w:t>Ethiopia</w:t>
      </w:r>
      <w:r>
        <w:rPr>
          <w:rFonts w:ascii="Times New Roman" w:hAnsi="Times New Roman" w:eastAsia="Times New Roman" w:cs="Times New Roman"/>
          <w:kern w:val="0"/>
          <w14:ligatures w14:val="none"/>
        </w:rPr>
        <w:t>), climate-resilient irrigation pathways (e.g., NEMA in Kenya), scalable markets</w:t>
      </w:r>
      <w:r w:rsidR="008161B1">
        <w:rPr>
          <w:rFonts w:ascii="Times New Roman" w:hAnsi="Times New Roman" w:eastAsia="Times New Roman" w:cs="Times New Roman"/>
          <w:kern w:val="0"/>
          <w14:ligatures w14:val="none"/>
        </w:rPr>
        <w:t xml:space="preserve"> by private suppliers</w:t>
      </w:r>
      <w:r>
        <w:rPr>
          <w:rFonts w:ascii="Times New Roman" w:hAnsi="Times New Roman" w:eastAsia="Times New Roman" w:cs="Times New Roman"/>
          <w:kern w:val="0"/>
          <w14:ligatures w14:val="none"/>
        </w:rPr>
        <w:t xml:space="preserve"> (e.g., </w:t>
      </w:r>
      <w:proofErr w:type="spellStart"/>
      <w:r>
        <w:rPr>
          <w:rFonts w:ascii="Times New Roman" w:hAnsi="Times New Roman" w:eastAsia="Times New Roman" w:cs="Times New Roman"/>
          <w:kern w:val="0"/>
          <w14:ligatures w14:val="none"/>
        </w:rPr>
        <w:t>SunCulture</w:t>
      </w:r>
      <w:proofErr w:type="spellEnd"/>
      <w:r>
        <w:rPr>
          <w:rFonts w:ascii="Times New Roman" w:hAnsi="Times New Roman" w:eastAsia="Times New Roman" w:cs="Times New Roman"/>
          <w:kern w:val="0"/>
          <w14:ligatures w14:val="none"/>
        </w:rPr>
        <w:t xml:space="preserve"> in Kenya), and de-risked investment opportunities </w:t>
      </w:r>
      <w:r w:rsidR="00146A34">
        <w:rPr>
          <w:rFonts w:ascii="Times New Roman" w:hAnsi="Times New Roman" w:eastAsia="Times New Roman" w:cs="Times New Roman"/>
          <w:kern w:val="0"/>
          <w14:ligatures w14:val="none"/>
        </w:rPr>
        <w:t xml:space="preserve">by financial institutions </w:t>
      </w:r>
      <w:r>
        <w:rPr>
          <w:rFonts w:ascii="Times New Roman" w:hAnsi="Times New Roman" w:eastAsia="Times New Roman" w:cs="Times New Roman"/>
          <w:kern w:val="0"/>
          <w14:ligatures w14:val="none"/>
        </w:rPr>
        <w:t xml:space="preserve">(e.g., </w:t>
      </w:r>
      <w:proofErr w:type="spellStart"/>
      <w:r w:rsidRPr="00C2561C">
        <w:rPr>
          <w:rFonts w:ascii="Times New Roman" w:hAnsi="Times New Roman" w:eastAsia="Times New Roman" w:cs="Times New Roman"/>
          <w:kern w:val="0"/>
          <w14:ligatures w14:val="none"/>
        </w:rPr>
        <w:t>BoA</w:t>
      </w:r>
      <w:proofErr w:type="spellEnd"/>
      <w:r w:rsidRPr="00C2561C">
        <w:rPr>
          <w:rFonts w:ascii="Times New Roman" w:hAnsi="Times New Roman" w:eastAsia="Times New Roman" w:cs="Times New Roman"/>
          <w:kern w:val="0"/>
          <w14:ligatures w14:val="none"/>
        </w:rPr>
        <w:t xml:space="preserve"> in Nigeria). </w:t>
      </w:r>
      <w:r w:rsidR="00EE6E57">
        <w:rPr>
          <w:rFonts w:ascii="Times New Roman" w:hAnsi="Times New Roman" w:eastAsia="Times New Roman" w:cs="Times New Roman"/>
          <w:kern w:val="0"/>
          <w14:ligatures w14:val="none"/>
        </w:rPr>
        <w:t xml:space="preserve">We identified key </w:t>
      </w:r>
      <w:r w:rsidRPr="009916F1" w:rsidR="00EE6E57">
        <w:rPr>
          <w:rFonts w:ascii="Times New Roman" w:hAnsi="Times New Roman" w:eastAsia="Times New Roman" w:cs="Times New Roman"/>
          <w:kern w:val="0"/>
          <w14:ligatures w14:val="none"/>
        </w:rPr>
        <w:t xml:space="preserve">partners </w:t>
      </w:r>
      <w:r w:rsidR="00865CD8">
        <w:rPr>
          <w:rFonts w:ascii="Times New Roman" w:hAnsi="Times New Roman" w:eastAsia="Times New Roman" w:cs="Times New Roman"/>
          <w:kern w:val="0"/>
          <w14:ligatures w14:val="none"/>
        </w:rPr>
        <w:t>with whom</w:t>
      </w:r>
      <w:r w:rsidR="00AF1A41">
        <w:rPr>
          <w:rFonts w:ascii="Times New Roman" w:hAnsi="Times New Roman" w:eastAsia="Times New Roman" w:cs="Times New Roman"/>
          <w:kern w:val="0"/>
          <w14:ligatures w14:val="none"/>
        </w:rPr>
        <w:t xml:space="preserve"> we </w:t>
      </w:r>
      <w:r w:rsidRPr="009916F1" w:rsidR="00EE6E57">
        <w:rPr>
          <w:rFonts w:ascii="Times New Roman" w:hAnsi="Times New Roman" w:eastAsia="Times New Roman" w:cs="Times New Roman"/>
          <w:kern w:val="0"/>
          <w14:ligatures w14:val="none"/>
        </w:rPr>
        <w:t xml:space="preserve">will </w:t>
      </w:r>
      <w:r w:rsidR="00BB1950">
        <w:rPr>
          <w:rFonts w:ascii="Times New Roman" w:hAnsi="Times New Roman" w:eastAsia="Times New Roman" w:cs="Times New Roman"/>
          <w:kern w:val="0"/>
          <w14:ligatures w14:val="none"/>
        </w:rPr>
        <w:t>work to achieve the targets</w:t>
      </w:r>
      <w:r w:rsidR="00FC1FE7">
        <w:rPr>
          <w:rFonts w:ascii="Times New Roman" w:hAnsi="Times New Roman" w:eastAsia="Times New Roman" w:cs="Times New Roman"/>
          <w:kern w:val="0"/>
          <w14:ligatures w14:val="none"/>
        </w:rPr>
        <w:t xml:space="preserve">; </w:t>
      </w:r>
      <w:r w:rsidR="00BB1950">
        <w:rPr>
          <w:rFonts w:ascii="Times New Roman" w:hAnsi="Times New Roman" w:eastAsia="Times New Roman" w:cs="Times New Roman"/>
          <w:kern w:val="0"/>
          <w14:ligatures w14:val="none"/>
        </w:rPr>
        <w:t>some will be funded by</w:t>
      </w:r>
      <w:r w:rsidRPr="009916F1" w:rsidR="00EE6E57">
        <w:rPr>
          <w:rFonts w:ascii="Times New Roman" w:hAnsi="Times New Roman" w:eastAsia="Times New Roman" w:cs="Times New Roman"/>
          <w:kern w:val="0"/>
          <w14:ligatures w14:val="none"/>
        </w:rPr>
        <w:t xml:space="preserve"> </w:t>
      </w:r>
      <w:r w:rsidR="00FC1FE7">
        <w:rPr>
          <w:rFonts w:ascii="Times New Roman" w:hAnsi="Times New Roman" w:eastAsia="Times New Roman" w:cs="Times New Roman"/>
          <w:kern w:val="0"/>
          <w14:ligatures w14:val="none"/>
        </w:rPr>
        <w:t xml:space="preserve">the </w:t>
      </w:r>
      <w:r w:rsidRPr="009916F1" w:rsidR="00EE6E57">
        <w:rPr>
          <w:rFonts w:ascii="Times New Roman" w:hAnsi="Times New Roman" w:eastAsia="Times New Roman" w:cs="Times New Roman"/>
          <w:kern w:val="0"/>
          <w14:ligatures w14:val="none"/>
        </w:rPr>
        <w:t>S4I</w:t>
      </w:r>
      <w:r w:rsidR="00FC1FE7">
        <w:rPr>
          <w:rFonts w:ascii="Times New Roman" w:hAnsi="Times New Roman" w:eastAsia="Times New Roman" w:cs="Times New Roman"/>
          <w:kern w:val="0"/>
          <w14:ligatures w14:val="none"/>
        </w:rPr>
        <w:t xml:space="preserve"> program</w:t>
      </w:r>
      <w:r w:rsidR="00865CD8">
        <w:rPr>
          <w:rFonts w:ascii="Times New Roman" w:hAnsi="Times New Roman" w:eastAsia="Times New Roman" w:cs="Times New Roman"/>
          <w:kern w:val="0"/>
          <w14:ligatures w14:val="none"/>
        </w:rPr>
        <w:t xml:space="preserve">. </w:t>
      </w:r>
      <w:r w:rsidR="002A3FB2">
        <w:rPr>
          <w:rFonts w:ascii="Times New Roman" w:hAnsi="Times New Roman" w:eastAsia="Times New Roman" w:cs="Times New Roman"/>
          <w:kern w:val="0"/>
          <w14:ligatures w14:val="none"/>
        </w:rPr>
        <w:t>They</w:t>
      </w:r>
      <w:r w:rsidRPr="009916F1" w:rsidR="00EE6E57">
        <w:rPr>
          <w:rFonts w:ascii="Times New Roman" w:hAnsi="Times New Roman" w:eastAsia="Times New Roman" w:cs="Times New Roman"/>
          <w:kern w:val="0"/>
          <w14:ligatures w14:val="none"/>
        </w:rPr>
        <w:t xml:space="preserve"> were </w:t>
      </w:r>
      <w:r w:rsidR="00865CD8">
        <w:rPr>
          <w:rFonts w:ascii="Times New Roman" w:hAnsi="Times New Roman" w:eastAsia="Times New Roman" w:cs="Times New Roman"/>
          <w:kern w:val="0"/>
          <w14:ligatures w14:val="none"/>
        </w:rPr>
        <w:t xml:space="preserve">identified and </w:t>
      </w:r>
      <w:r w:rsidRPr="009916F1" w:rsidR="00EE6E57">
        <w:rPr>
          <w:rFonts w:ascii="Times New Roman" w:hAnsi="Times New Roman" w:eastAsia="Times New Roman" w:cs="Times New Roman"/>
          <w:kern w:val="0"/>
          <w14:ligatures w14:val="none"/>
        </w:rPr>
        <w:t xml:space="preserve">selected because they </w:t>
      </w:r>
      <w:r w:rsidR="00BB1950">
        <w:rPr>
          <w:rFonts w:ascii="Times New Roman" w:hAnsi="Times New Roman" w:eastAsia="Times New Roman" w:cs="Times New Roman"/>
          <w:kern w:val="0"/>
          <w14:ligatures w14:val="none"/>
        </w:rPr>
        <w:t>have already worked</w:t>
      </w:r>
      <w:r w:rsidRPr="009916F1" w:rsidR="00EE6E57">
        <w:rPr>
          <w:rFonts w:ascii="Times New Roman" w:hAnsi="Times New Roman" w:eastAsia="Times New Roman" w:cs="Times New Roman"/>
          <w:kern w:val="0"/>
          <w14:ligatures w14:val="none"/>
        </w:rPr>
        <w:t xml:space="preserve"> with IWMI and IFPRI, have demonstrated reach and credibility, and were active in </w:t>
      </w:r>
      <w:r w:rsidR="000E6DB1">
        <w:rPr>
          <w:rFonts w:ascii="Times New Roman" w:hAnsi="Times New Roman" w:eastAsia="Times New Roman" w:cs="Times New Roman"/>
          <w:kern w:val="0"/>
          <w14:ligatures w14:val="none"/>
        </w:rPr>
        <w:t xml:space="preserve">the </w:t>
      </w:r>
      <w:r w:rsidRPr="009916F1" w:rsidR="00EE6E57">
        <w:rPr>
          <w:rFonts w:ascii="Times New Roman" w:hAnsi="Times New Roman" w:eastAsia="Times New Roman" w:cs="Times New Roman"/>
          <w:kern w:val="0"/>
          <w14:ligatures w14:val="none"/>
        </w:rPr>
        <w:t xml:space="preserve">2025 S4I activities. </w:t>
      </w:r>
      <w:r w:rsidRPr="00714C61" w:rsidR="009916F1">
        <w:rPr>
          <w:rFonts w:ascii="Times New Roman" w:hAnsi="Times New Roman" w:eastAsia="Times New Roman" w:cs="Times New Roman"/>
          <w:b/>
          <w:bCs/>
          <w:kern w:val="0"/>
          <w14:ligatures w14:val="none"/>
        </w:rPr>
        <w:t>In Nigeria</w:t>
      </w:r>
      <w:r w:rsidRPr="009916F1" w:rsidR="009916F1">
        <w:rPr>
          <w:rFonts w:ascii="Times New Roman" w:hAnsi="Times New Roman" w:eastAsia="Times New Roman" w:cs="Times New Roman"/>
          <w:kern w:val="0"/>
          <w14:ligatures w14:val="none"/>
        </w:rPr>
        <w:t>, the Ministry of Agriculture and Food Security</w:t>
      </w:r>
      <w:r w:rsidR="00021C4D">
        <w:rPr>
          <w:rFonts w:ascii="Times New Roman" w:hAnsi="Times New Roman" w:eastAsia="Times New Roman" w:cs="Times New Roman"/>
          <w:kern w:val="0"/>
          <w14:ligatures w14:val="none"/>
        </w:rPr>
        <w:t xml:space="preserve"> (</w:t>
      </w:r>
      <w:r w:rsidRPr="00CD56EE" w:rsidR="00D548AC">
        <w:rPr>
          <w:rFonts w:ascii="Times New Roman" w:hAnsi="Times New Roman" w:eastAsia="Times New Roman" w:cs="Times New Roman"/>
          <w:i/>
          <w:iCs/>
          <w:kern w:val="0"/>
          <w14:ligatures w14:val="none"/>
        </w:rPr>
        <w:t>MoU with IFPRI</w:t>
      </w:r>
      <w:r w:rsidR="00D548AC">
        <w:rPr>
          <w:rFonts w:ascii="Times New Roman" w:hAnsi="Times New Roman" w:eastAsia="Times New Roman" w:cs="Times New Roman"/>
          <w:kern w:val="0"/>
          <w14:ligatures w14:val="none"/>
        </w:rPr>
        <w:t>)</w:t>
      </w:r>
      <w:r w:rsidRPr="009916F1" w:rsidR="009916F1">
        <w:rPr>
          <w:rFonts w:ascii="Times New Roman" w:hAnsi="Times New Roman" w:eastAsia="Times New Roman" w:cs="Times New Roman"/>
          <w:kern w:val="0"/>
          <w14:ligatures w14:val="none"/>
        </w:rPr>
        <w:t xml:space="preserve"> serves as the policy anchor; </w:t>
      </w:r>
      <w:proofErr w:type="spellStart"/>
      <w:r w:rsidRPr="009916F1" w:rsidR="009916F1">
        <w:rPr>
          <w:rFonts w:ascii="Times New Roman" w:hAnsi="Times New Roman" w:eastAsia="Times New Roman" w:cs="Times New Roman"/>
          <w:kern w:val="0"/>
          <w14:ligatures w14:val="none"/>
        </w:rPr>
        <w:t>CeeSolar</w:t>
      </w:r>
      <w:proofErr w:type="spellEnd"/>
      <w:r w:rsidRPr="009916F1" w:rsidR="009916F1">
        <w:rPr>
          <w:rFonts w:ascii="Times New Roman" w:hAnsi="Times New Roman" w:eastAsia="Times New Roman" w:cs="Times New Roman"/>
          <w:kern w:val="0"/>
          <w14:ligatures w14:val="none"/>
        </w:rPr>
        <w:t xml:space="preserve"> leads market-based delivery</w:t>
      </w:r>
      <w:r w:rsidR="00CA765B">
        <w:rPr>
          <w:rFonts w:ascii="Times New Roman" w:hAnsi="Times New Roman" w:eastAsia="Times New Roman" w:cs="Times New Roman"/>
          <w:kern w:val="0"/>
          <w14:ligatures w14:val="none"/>
        </w:rPr>
        <w:t xml:space="preserve"> of solar </w:t>
      </w:r>
      <w:r w:rsidR="00BE116D">
        <w:rPr>
          <w:rFonts w:ascii="Times New Roman" w:hAnsi="Times New Roman" w:eastAsia="Times New Roman" w:cs="Times New Roman"/>
          <w:kern w:val="0"/>
          <w14:ligatures w14:val="none"/>
        </w:rPr>
        <w:t>solutions</w:t>
      </w:r>
      <w:r w:rsidRPr="009916F1" w:rsidR="009916F1">
        <w:rPr>
          <w:rFonts w:ascii="Times New Roman" w:hAnsi="Times New Roman" w:eastAsia="Times New Roman" w:cs="Times New Roman"/>
          <w:kern w:val="0"/>
          <w14:ligatures w14:val="none"/>
        </w:rPr>
        <w:t>; the Bank of Agriculture</w:t>
      </w:r>
      <w:r w:rsidR="00D548AC">
        <w:rPr>
          <w:rFonts w:ascii="Times New Roman" w:hAnsi="Times New Roman" w:eastAsia="Times New Roman" w:cs="Times New Roman"/>
          <w:kern w:val="0"/>
          <w14:ligatures w14:val="none"/>
        </w:rPr>
        <w:t xml:space="preserve"> (MoU with IWMI)</w:t>
      </w:r>
      <w:r w:rsidRPr="009916F1" w:rsidR="009916F1">
        <w:rPr>
          <w:rFonts w:ascii="Times New Roman" w:hAnsi="Times New Roman" w:eastAsia="Times New Roman" w:cs="Times New Roman"/>
          <w:kern w:val="0"/>
          <w14:ligatures w14:val="none"/>
        </w:rPr>
        <w:t xml:space="preserve"> provides financing</w:t>
      </w:r>
      <w:r w:rsidR="00DF5AB2">
        <w:rPr>
          <w:rFonts w:ascii="Times New Roman" w:hAnsi="Times New Roman" w:eastAsia="Times New Roman" w:cs="Times New Roman"/>
          <w:kern w:val="0"/>
          <w14:ligatures w14:val="none"/>
        </w:rPr>
        <w:t xml:space="preserve"> and scaling</w:t>
      </w:r>
      <w:r w:rsidRPr="009916F1" w:rsidR="009916F1">
        <w:rPr>
          <w:rFonts w:ascii="Times New Roman" w:hAnsi="Times New Roman" w:eastAsia="Times New Roman" w:cs="Times New Roman"/>
          <w:kern w:val="0"/>
          <w14:ligatures w14:val="none"/>
        </w:rPr>
        <w:t>; Ahmadu Bello University</w:t>
      </w:r>
      <w:r w:rsidR="00D9689B">
        <w:rPr>
          <w:rFonts w:ascii="Times New Roman" w:hAnsi="Times New Roman" w:eastAsia="Times New Roman" w:cs="Times New Roman"/>
          <w:kern w:val="0"/>
          <w14:ligatures w14:val="none"/>
        </w:rPr>
        <w:t xml:space="preserve"> and </w:t>
      </w:r>
      <w:r w:rsidRPr="00C93AFF" w:rsidR="00D9689B">
        <w:rPr>
          <w:rFonts w:ascii="Times New Roman" w:hAnsi="Times New Roman" w:eastAsia="Times New Roman" w:cs="Times New Roman"/>
          <w:kern w:val="0"/>
          <w14:ligatures w14:val="none"/>
        </w:rPr>
        <w:t>Aliko Dangote University of Science and Technology</w:t>
      </w:r>
      <w:r w:rsidRPr="009916F1" w:rsidR="009916F1">
        <w:rPr>
          <w:rFonts w:ascii="Times New Roman" w:hAnsi="Times New Roman" w:eastAsia="Times New Roman" w:cs="Times New Roman"/>
          <w:kern w:val="0"/>
          <w14:ligatures w14:val="none"/>
        </w:rPr>
        <w:t xml:space="preserve"> </w:t>
      </w:r>
      <w:r w:rsidR="00D9689B">
        <w:rPr>
          <w:rFonts w:ascii="Times New Roman" w:hAnsi="Times New Roman" w:eastAsia="Times New Roman" w:cs="Times New Roman"/>
          <w:kern w:val="0"/>
          <w14:ligatures w14:val="none"/>
        </w:rPr>
        <w:t>support</w:t>
      </w:r>
      <w:r w:rsidRPr="009916F1" w:rsidR="009916F1">
        <w:rPr>
          <w:rFonts w:ascii="Times New Roman" w:hAnsi="Times New Roman" w:eastAsia="Times New Roman" w:cs="Times New Roman"/>
          <w:kern w:val="0"/>
          <w14:ligatures w14:val="none"/>
        </w:rPr>
        <w:t xml:space="preserve"> technical validation and training; and </w:t>
      </w:r>
      <w:r w:rsidRPr="00E5737A" w:rsidR="00E5737A">
        <w:rPr>
          <w:rFonts w:ascii="Times New Roman" w:hAnsi="Times New Roman" w:eastAsia="Times New Roman" w:cs="Times New Roman"/>
          <w:kern w:val="0"/>
          <w14:ligatures w14:val="none"/>
        </w:rPr>
        <w:t>National Agricultural Extension and Research Liaison Services (NAERLS)</w:t>
      </w:r>
      <w:r w:rsidR="001B5633">
        <w:rPr>
          <w:rFonts w:ascii="Times New Roman" w:hAnsi="Times New Roman" w:eastAsia="Times New Roman" w:cs="Times New Roman"/>
          <w:kern w:val="0"/>
          <w14:ligatures w14:val="none"/>
        </w:rPr>
        <w:t xml:space="preserve"> in Nigeria </w:t>
      </w:r>
      <w:r w:rsidRPr="009916F1" w:rsidR="009916F1">
        <w:rPr>
          <w:rFonts w:ascii="Times New Roman" w:hAnsi="Times New Roman" w:eastAsia="Times New Roman" w:cs="Times New Roman"/>
          <w:kern w:val="0"/>
          <w14:ligatures w14:val="none"/>
        </w:rPr>
        <w:t xml:space="preserve">drives awareness and farmer outreach. </w:t>
      </w:r>
      <w:r w:rsidRPr="00714C61" w:rsidR="009916F1">
        <w:rPr>
          <w:rFonts w:ascii="Times New Roman" w:hAnsi="Times New Roman" w:eastAsia="Times New Roman" w:cs="Times New Roman"/>
          <w:b/>
          <w:bCs/>
          <w:kern w:val="0"/>
          <w14:ligatures w14:val="none"/>
        </w:rPr>
        <w:t>In Ethiopia</w:t>
      </w:r>
      <w:r w:rsidRPr="009916F1" w:rsidR="009916F1">
        <w:rPr>
          <w:rFonts w:ascii="Times New Roman" w:hAnsi="Times New Roman" w:eastAsia="Times New Roman" w:cs="Times New Roman"/>
          <w:kern w:val="0"/>
          <w14:ligatures w14:val="none"/>
        </w:rPr>
        <w:t>, the Ministry of Agriculture and MILLS anchor policy and extension; Green Scene Energy</w:t>
      </w:r>
      <w:r w:rsidR="003D29E1">
        <w:rPr>
          <w:rFonts w:ascii="Times New Roman" w:hAnsi="Times New Roman" w:eastAsia="Times New Roman" w:cs="Times New Roman"/>
          <w:kern w:val="0"/>
          <w14:ligatures w14:val="none"/>
        </w:rPr>
        <w:t xml:space="preserve"> (MoU </w:t>
      </w:r>
      <w:r w:rsidR="003D29E1">
        <w:rPr>
          <w:rFonts w:ascii="Times New Roman" w:hAnsi="Times New Roman" w:eastAsia="Times New Roman" w:cs="Times New Roman"/>
          <w:kern w:val="0"/>
          <w14:ligatures w14:val="none"/>
        </w:rPr>
        <w:lastRenderedPageBreak/>
        <w:t>with IWMI)</w:t>
      </w:r>
      <w:r w:rsidRPr="009916F1" w:rsidR="009916F1">
        <w:rPr>
          <w:rFonts w:ascii="Times New Roman" w:hAnsi="Times New Roman" w:eastAsia="Times New Roman" w:cs="Times New Roman"/>
          <w:kern w:val="0"/>
          <w14:ligatures w14:val="none"/>
        </w:rPr>
        <w:t xml:space="preserve"> leads market-based </w:t>
      </w:r>
      <w:r w:rsidR="00714C61">
        <w:rPr>
          <w:rFonts w:ascii="Times New Roman" w:hAnsi="Times New Roman" w:eastAsia="Times New Roman" w:cs="Times New Roman"/>
          <w:kern w:val="0"/>
          <w14:ligatures w14:val="none"/>
        </w:rPr>
        <w:t>supply</w:t>
      </w:r>
      <w:r w:rsidRPr="009916F1" w:rsidR="009916F1">
        <w:rPr>
          <w:rFonts w:ascii="Times New Roman" w:hAnsi="Times New Roman" w:eastAsia="Times New Roman" w:cs="Times New Roman"/>
          <w:kern w:val="0"/>
          <w14:ligatures w14:val="none"/>
        </w:rPr>
        <w:t xml:space="preserve"> and </w:t>
      </w:r>
      <w:r w:rsidR="002A268B">
        <w:rPr>
          <w:rFonts w:ascii="Times New Roman" w:hAnsi="Times New Roman" w:eastAsia="Times New Roman" w:cs="Times New Roman"/>
          <w:kern w:val="0"/>
          <w14:ligatures w14:val="none"/>
        </w:rPr>
        <w:t>scaling</w:t>
      </w:r>
      <w:r w:rsidRPr="009916F1" w:rsidR="009916F1">
        <w:rPr>
          <w:rFonts w:ascii="Times New Roman" w:hAnsi="Times New Roman" w:eastAsia="Times New Roman" w:cs="Times New Roman"/>
          <w:kern w:val="0"/>
          <w14:ligatures w14:val="none"/>
        </w:rPr>
        <w:t xml:space="preserve">; </w:t>
      </w:r>
      <w:r w:rsidR="00DF5AB2">
        <w:rPr>
          <w:rFonts w:ascii="Times New Roman" w:hAnsi="Times New Roman" w:eastAsia="Times New Roman" w:cs="Times New Roman"/>
          <w:kern w:val="0"/>
          <w14:ligatures w14:val="none"/>
        </w:rPr>
        <w:t xml:space="preserve">and </w:t>
      </w:r>
      <w:proofErr w:type="spellStart"/>
      <w:r w:rsidRPr="00DF5AB2" w:rsidR="00DF5AB2">
        <w:rPr>
          <w:rFonts w:ascii="Times New Roman" w:hAnsi="Times New Roman" w:eastAsia="Times New Roman" w:cs="Times New Roman"/>
          <w:kern w:val="0"/>
          <w14:ligatures w14:val="none"/>
        </w:rPr>
        <w:t>Lewegen</w:t>
      </w:r>
      <w:proofErr w:type="spellEnd"/>
      <w:r w:rsidR="00DF5AB2">
        <w:rPr>
          <w:rFonts w:ascii="Times New Roman" w:hAnsi="Times New Roman" w:eastAsia="Times New Roman" w:cs="Times New Roman"/>
          <w:kern w:val="0"/>
          <w14:ligatures w14:val="none"/>
        </w:rPr>
        <w:t xml:space="preserve"> </w:t>
      </w:r>
      <w:r w:rsidRPr="009916F1" w:rsidR="009916F1">
        <w:rPr>
          <w:rFonts w:ascii="Times New Roman" w:hAnsi="Times New Roman" w:eastAsia="Times New Roman" w:cs="Times New Roman"/>
          <w:kern w:val="0"/>
          <w14:ligatures w14:val="none"/>
        </w:rPr>
        <w:t xml:space="preserve">MFI </w:t>
      </w:r>
      <w:r w:rsidR="00DF5AB2">
        <w:rPr>
          <w:rFonts w:ascii="Times New Roman" w:hAnsi="Times New Roman" w:eastAsia="Times New Roman" w:cs="Times New Roman"/>
          <w:kern w:val="0"/>
          <w14:ligatures w14:val="none"/>
        </w:rPr>
        <w:t>supports</w:t>
      </w:r>
      <w:r w:rsidRPr="009916F1" w:rsidR="009916F1">
        <w:rPr>
          <w:rFonts w:ascii="Times New Roman" w:hAnsi="Times New Roman" w:eastAsia="Times New Roman" w:cs="Times New Roman"/>
          <w:kern w:val="0"/>
          <w14:ligatures w14:val="none"/>
        </w:rPr>
        <w:t xml:space="preserve"> farmer finance. </w:t>
      </w:r>
      <w:r w:rsidRPr="00DF5AB2" w:rsidR="009916F1">
        <w:rPr>
          <w:rFonts w:ascii="Times New Roman" w:hAnsi="Times New Roman" w:eastAsia="Times New Roman" w:cs="Times New Roman"/>
          <w:b/>
          <w:bCs/>
          <w:kern w:val="0"/>
          <w14:ligatures w14:val="none"/>
        </w:rPr>
        <w:t>In Kenya</w:t>
      </w:r>
      <w:r w:rsidRPr="009916F1" w:rsidR="009916F1">
        <w:rPr>
          <w:rFonts w:ascii="Times New Roman" w:hAnsi="Times New Roman" w:eastAsia="Times New Roman" w:cs="Times New Roman"/>
          <w:kern w:val="0"/>
          <w14:ligatures w14:val="none"/>
        </w:rPr>
        <w:t xml:space="preserve">, SDI </w:t>
      </w:r>
      <w:r w:rsidR="003D29E1">
        <w:rPr>
          <w:rFonts w:ascii="Times New Roman" w:hAnsi="Times New Roman" w:eastAsia="Times New Roman" w:cs="Times New Roman"/>
          <w:kern w:val="0"/>
          <w14:ligatures w14:val="none"/>
        </w:rPr>
        <w:t>(</w:t>
      </w:r>
      <w:r w:rsidRPr="00CD56EE" w:rsidR="003D29E1">
        <w:rPr>
          <w:rFonts w:ascii="Times New Roman" w:hAnsi="Times New Roman" w:eastAsia="Times New Roman" w:cs="Times New Roman"/>
          <w:i/>
          <w:iCs/>
          <w:kern w:val="0"/>
          <w14:ligatures w14:val="none"/>
        </w:rPr>
        <w:t>MoU with IWMI</w:t>
      </w:r>
      <w:r w:rsidR="003D29E1">
        <w:rPr>
          <w:rFonts w:ascii="Times New Roman" w:hAnsi="Times New Roman" w:eastAsia="Times New Roman" w:cs="Times New Roman"/>
          <w:kern w:val="0"/>
          <w14:ligatures w14:val="none"/>
        </w:rPr>
        <w:t>)</w:t>
      </w:r>
      <w:r w:rsidR="00273EC0">
        <w:rPr>
          <w:rFonts w:ascii="Times New Roman" w:hAnsi="Times New Roman" w:eastAsia="Times New Roman" w:cs="Times New Roman"/>
          <w:kern w:val="0"/>
          <w14:ligatures w14:val="none"/>
        </w:rPr>
        <w:t>,</w:t>
      </w:r>
      <w:r w:rsidRPr="009916F1" w:rsidR="009916F1">
        <w:rPr>
          <w:rFonts w:ascii="Times New Roman" w:hAnsi="Times New Roman" w:eastAsia="Times New Roman" w:cs="Times New Roman"/>
          <w:kern w:val="0"/>
          <w14:ligatures w14:val="none"/>
        </w:rPr>
        <w:t xml:space="preserve"> NIA</w:t>
      </w:r>
      <w:r w:rsidR="002A20DF">
        <w:rPr>
          <w:rFonts w:ascii="Times New Roman" w:hAnsi="Times New Roman" w:eastAsia="Times New Roman" w:cs="Times New Roman"/>
          <w:kern w:val="0"/>
          <w14:ligatures w14:val="none"/>
        </w:rPr>
        <w:t>,</w:t>
      </w:r>
      <w:r w:rsidR="00273EC0">
        <w:rPr>
          <w:rFonts w:ascii="Times New Roman" w:hAnsi="Times New Roman" w:eastAsia="Times New Roman" w:cs="Times New Roman"/>
          <w:kern w:val="0"/>
          <w14:ligatures w14:val="none"/>
        </w:rPr>
        <w:t xml:space="preserve"> and </w:t>
      </w:r>
      <w:r w:rsidR="00EF4BD1">
        <w:rPr>
          <w:rFonts w:ascii="Times New Roman" w:hAnsi="Times New Roman" w:eastAsia="Times New Roman" w:cs="Times New Roman"/>
          <w:kern w:val="0"/>
          <w14:ligatures w14:val="none"/>
        </w:rPr>
        <w:t>NEMA (</w:t>
      </w:r>
      <w:r w:rsidRPr="00CD56EE" w:rsidR="00EF4BD1">
        <w:rPr>
          <w:rFonts w:ascii="Times New Roman" w:hAnsi="Times New Roman" w:eastAsia="Times New Roman" w:cs="Times New Roman"/>
          <w:i/>
          <w:iCs/>
          <w:kern w:val="0"/>
          <w14:ligatures w14:val="none"/>
        </w:rPr>
        <w:t>MoU with IWMI</w:t>
      </w:r>
      <w:r w:rsidR="00EF4BD1">
        <w:rPr>
          <w:rFonts w:ascii="Times New Roman" w:hAnsi="Times New Roman" w:eastAsia="Times New Roman" w:cs="Times New Roman"/>
          <w:kern w:val="0"/>
          <w14:ligatures w14:val="none"/>
        </w:rPr>
        <w:t>)</w:t>
      </w:r>
      <w:r w:rsidRPr="009916F1" w:rsidR="009916F1">
        <w:rPr>
          <w:rFonts w:ascii="Times New Roman" w:hAnsi="Times New Roman" w:eastAsia="Times New Roman" w:cs="Times New Roman"/>
          <w:kern w:val="0"/>
          <w14:ligatures w14:val="none"/>
        </w:rPr>
        <w:t xml:space="preserve"> provide policy leadership; </w:t>
      </w:r>
      <w:proofErr w:type="spellStart"/>
      <w:r w:rsidRPr="009916F1" w:rsidR="009916F1">
        <w:rPr>
          <w:rFonts w:ascii="Times New Roman" w:hAnsi="Times New Roman" w:eastAsia="Times New Roman" w:cs="Times New Roman"/>
          <w:kern w:val="0"/>
          <w14:ligatures w14:val="none"/>
        </w:rPr>
        <w:t>SunCulture</w:t>
      </w:r>
      <w:proofErr w:type="spellEnd"/>
      <w:r w:rsidRPr="009916F1" w:rsidR="009916F1">
        <w:rPr>
          <w:rFonts w:ascii="Times New Roman" w:hAnsi="Times New Roman" w:eastAsia="Times New Roman" w:cs="Times New Roman"/>
          <w:kern w:val="0"/>
          <w14:ligatures w14:val="none"/>
        </w:rPr>
        <w:t xml:space="preserve"> leads </w:t>
      </w:r>
      <w:r w:rsidR="001B4A52">
        <w:rPr>
          <w:rFonts w:ascii="Times New Roman" w:hAnsi="Times New Roman" w:eastAsia="Times New Roman" w:cs="Times New Roman"/>
          <w:kern w:val="0"/>
          <w14:ligatures w14:val="none"/>
        </w:rPr>
        <w:t>solar</w:t>
      </w:r>
      <w:r w:rsidR="00DA7594">
        <w:rPr>
          <w:rFonts w:ascii="Times New Roman" w:hAnsi="Times New Roman" w:eastAsia="Times New Roman" w:cs="Times New Roman"/>
          <w:kern w:val="0"/>
          <w14:ligatures w14:val="none"/>
        </w:rPr>
        <w:t xml:space="preserve"> technolog</w:t>
      </w:r>
      <w:r w:rsidR="001B4A52">
        <w:rPr>
          <w:rFonts w:ascii="Times New Roman" w:hAnsi="Times New Roman" w:eastAsia="Times New Roman" w:cs="Times New Roman"/>
          <w:kern w:val="0"/>
          <w14:ligatures w14:val="none"/>
        </w:rPr>
        <w:t>y supply</w:t>
      </w:r>
      <w:r w:rsidRPr="009916F1" w:rsidR="009916F1">
        <w:rPr>
          <w:rFonts w:ascii="Times New Roman" w:hAnsi="Times New Roman" w:eastAsia="Times New Roman" w:cs="Times New Roman"/>
          <w:kern w:val="0"/>
          <w14:ligatures w14:val="none"/>
        </w:rPr>
        <w:t>; Strathmore University supports technical validation</w:t>
      </w:r>
      <w:r w:rsidR="001B5633">
        <w:rPr>
          <w:rFonts w:ascii="Times New Roman" w:hAnsi="Times New Roman" w:eastAsia="Times New Roman" w:cs="Times New Roman"/>
          <w:kern w:val="0"/>
          <w14:ligatures w14:val="none"/>
        </w:rPr>
        <w:t xml:space="preserve"> and capacity building</w:t>
      </w:r>
      <w:r w:rsidRPr="009916F1" w:rsidR="009916F1">
        <w:rPr>
          <w:rFonts w:ascii="Times New Roman" w:hAnsi="Times New Roman" w:eastAsia="Times New Roman" w:cs="Times New Roman"/>
          <w:kern w:val="0"/>
          <w14:ligatures w14:val="none"/>
        </w:rPr>
        <w:t xml:space="preserve">; and GOGLA coordinates industry engagement, with KCB and Equity banks supporting farmer finance. </w:t>
      </w:r>
      <w:r w:rsidR="00DA7038">
        <w:rPr>
          <w:rFonts w:ascii="Times New Roman" w:hAnsi="Times New Roman" w:eastAsia="Times New Roman" w:cs="Times New Roman"/>
          <w:kern w:val="0"/>
          <w14:ligatures w14:val="none"/>
        </w:rPr>
        <w:t xml:space="preserve">The </w:t>
      </w:r>
      <w:r w:rsidR="00204361">
        <w:rPr>
          <w:rFonts w:ascii="Times New Roman" w:hAnsi="Times New Roman" w:eastAsia="Times New Roman" w:cs="Times New Roman"/>
          <w:kern w:val="0"/>
          <w14:ligatures w14:val="none"/>
        </w:rPr>
        <w:t>S4I team will work with partners through technical assistance</w:t>
      </w:r>
      <w:r w:rsidR="007B29DB">
        <w:rPr>
          <w:rFonts w:ascii="Times New Roman" w:hAnsi="Times New Roman" w:eastAsia="Times New Roman" w:cs="Times New Roman"/>
          <w:kern w:val="0"/>
          <w14:ligatures w14:val="none"/>
        </w:rPr>
        <w:t xml:space="preserve"> on </w:t>
      </w:r>
      <w:r w:rsidR="003C0AA7">
        <w:rPr>
          <w:rFonts w:ascii="Times New Roman" w:hAnsi="Times New Roman" w:eastAsia="Times New Roman" w:cs="Times New Roman"/>
          <w:kern w:val="0"/>
          <w14:ligatures w14:val="none"/>
        </w:rPr>
        <w:t xml:space="preserve">technology types, market segmentation, </w:t>
      </w:r>
      <w:r w:rsidR="002A20DF">
        <w:rPr>
          <w:rFonts w:ascii="Times New Roman" w:hAnsi="Times New Roman" w:eastAsia="Times New Roman" w:cs="Times New Roman"/>
          <w:kern w:val="0"/>
          <w14:ligatures w14:val="none"/>
        </w:rPr>
        <w:t xml:space="preserve">farmer </w:t>
      </w:r>
      <w:r w:rsidR="00F73756">
        <w:rPr>
          <w:rFonts w:ascii="Times New Roman" w:hAnsi="Times New Roman" w:eastAsia="Times New Roman" w:cs="Times New Roman"/>
          <w:kern w:val="0"/>
          <w14:ligatures w14:val="none"/>
        </w:rPr>
        <w:t xml:space="preserve">organization, </w:t>
      </w:r>
      <w:r w:rsidR="003C0AA7">
        <w:rPr>
          <w:rFonts w:ascii="Times New Roman" w:hAnsi="Times New Roman" w:eastAsia="Times New Roman" w:cs="Times New Roman"/>
          <w:kern w:val="0"/>
          <w14:ligatures w14:val="none"/>
        </w:rPr>
        <w:t>de-risking investments, and co-designing</w:t>
      </w:r>
      <w:r w:rsidRPr="00DA7038" w:rsidR="00DA7038">
        <w:rPr>
          <w:rFonts w:ascii="Times New Roman" w:hAnsi="Times New Roman" w:eastAsia="Times New Roman" w:cs="Times New Roman"/>
          <w:kern w:val="0"/>
          <w14:ligatures w14:val="none"/>
        </w:rPr>
        <w:t xml:space="preserve"> loan products</w:t>
      </w:r>
      <w:r w:rsidR="00F73756">
        <w:rPr>
          <w:rFonts w:ascii="Times New Roman" w:hAnsi="Times New Roman" w:eastAsia="Times New Roman" w:cs="Times New Roman"/>
          <w:kern w:val="0"/>
          <w14:ligatures w14:val="none"/>
        </w:rPr>
        <w:t xml:space="preserve"> and scaling pathways</w:t>
      </w:r>
      <w:r w:rsidRPr="00DA7038" w:rsidR="00DA7038">
        <w:rPr>
          <w:rFonts w:ascii="Times New Roman" w:hAnsi="Times New Roman" w:eastAsia="Times New Roman" w:cs="Times New Roman"/>
          <w:kern w:val="0"/>
          <w14:ligatures w14:val="none"/>
        </w:rPr>
        <w:t>.</w:t>
      </w:r>
    </w:p>
    <w:p w:rsidRPr="00D55913" w:rsidR="00231FF5" w:rsidP="002F3EC8" w:rsidRDefault="00231FF5" w14:paraId="030C334D" w14:textId="05DEC71C">
      <w:pPr>
        <w:pStyle w:val="ListParagraph"/>
        <w:numPr>
          <w:ilvl w:val="0"/>
          <w:numId w:val="22"/>
        </w:numPr>
        <w:spacing w:before="120" w:after="120" w:line="240" w:lineRule="auto"/>
        <w:outlineLvl w:val="2"/>
        <w:rPr>
          <w:rFonts w:ascii="Times New Roman" w:hAnsi="Times New Roman" w:eastAsia="Times New Roman" w:cs="Times New Roman"/>
          <w:b/>
          <w:bCs/>
          <w:kern w:val="0"/>
          <w14:ligatures w14:val="none"/>
        </w:rPr>
      </w:pPr>
      <w:r w:rsidRPr="00D55913">
        <w:rPr>
          <w:rFonts w:ascii="Times New Roman" w:hAnsi="Times New Roman" w:eastAsia="Times New Roman" w:cs="Times New Roman"/>
          <w:b/>
          <w:bCs/>
          <w:kern w:val="0"/>
          <w14:ligatures w14:val="none"/>
        </w:rPr>
        <w:t>Scaling Pathways</w:t>
      </w:r>
    </w:p>
    <w:p w:rsidR="007A6129" w:rsidP="007A6129" w:rsidRDefault="7CCA0F7C" w14:paraId="74A1DC15" w14:textId="77777777">
      <w:pPr>
        <w:spacing w:after="120" w:line="240" w:lineRule="auto"/>
        <w:rPr>
          <w:rFonts w:ascii="Times New Roman" w:hAnsi="Times New Roman" w:eastAsia="Times New Roman" w:cs="Times New Roman"/>
          <w:kern w:val="0"/>
          <w14:ligatures w14:val="none"/>
        </w:rPr>
      </w:pPr>
      <w:r w:rsidRPr="009908A6">
        <w:rPr>
          <w:rFonts w:ascii="Times New Roman" w:hAnsi="Times New Roman" w:eastAsia="Times New Roman" w:cs="Times New Roman"/>
          <w:kern w:val="0"/>
          <w14:ligatures w14:val="none"/>
        </w:rPr>
        <w:t xml:space="preserve">Scaling of primarily </w:t>
      </w:r>
      <w:r w:rsidR="02338D6D">
        <w:rPr>
          <w:rFonts w:ascii="Times New Roman" w:hAnsi="Times New Roman" w:eastAsia="Times New Roman" w:cs="Times New Roman"/>
          <w:kern w:val="0"/>
          <w14:ligatures w14:val="none"/>
        </w:rPr>
        <w:t>SPIS</w:t>
      </w:r>
      <w:r w:rsidRPr="009908A6">
        <w:rPr>
          <w:rFonts w:ascii="Times New Roman" w:hAnsi="Times New Roman" w:eastAsia="Times New Roman" w:cs="Times New Roman"/>
          <w:kern w:val="0"/>
          <w14:ligatures w14:val="none"/>
        </w:rPr>
        <w:t xml:space="preserve"> and other </w:t>
      </w:r>
      <w:r w:rsidR="02338D6D">
        <w:rPr>
          <w:rFonts w:ascii="Times New Roman" w:hAnsi="Times New Roman" w:eastAsia="Times New Roman" w:cs="Times New Roman"/>
          <w:kern w:val="0"/>
          <w14:ligatures w14:val="none"/>
        </w:rPr>
        <w:t>FLID</w:t>
      </w:r>
      <w:r w:rsidRPr="009908A6">
        <w:rPr>
          <w:rFonts w:ascii="Times New Roman" w:hAnsi="Times New Roman" w:eastAsia="Times New Roman" w:cs="Times New Roman"/>
          <w:kern w:val="0"/>
          <w14:ligatures w14:val="none"/>
        </w:rPr>
        <w:t xml:space="preserve"> bundles is underway in Nigeria (Kebbi, Kano, and Kaduna states), Ethiopia (Rift Valley, central Ethiopia, and southern Ethiopia regions), and Kenya (Eastern Province, Rift Valley, and Western Province) due to strong demand, policy readiness, and growing markets for </w:t>
      </w:r>
      <w:r w:rsidR="5AB2A69F">
        <w:rPr>
          <w:rFonts w:ascii="Times New Roman" w:hAnsi="Times New Roman" w:eastAsia="Times New Roman" w:cs="Times New Roman"/>
          <w:kern w:val="0"/>
          <w14:ligatures w14:val="none"/>
        </w:rPr>
        <w:t>(</w:t>
      </w:r>
      <w:r w:rsidRPr="009908A6">
        <w:rPr>
          <w:rFonts w:ascii="Times New Roman" w:hAnsi="Times New Roman" w:eastAsia="Times New Roman" w:cs="Times New Roman"/>
          <w:kern w:val="0"/>
          <w14:ligatures w14:val="none"/>
        </w:rPr>
        <w:t>solar</w:t>
      </w:r>
      <w:r w:rsidR="5AB2A69F">
        <w:rPr>
          <w:rFonts w:ascii="Times New Roman" w:hAnsi="Times New Roman" w:eastAsia="Times New Roman" w:cs="Times New Roman"/>
          <w:kern w:val="0"/>
          <w14:ligatures w14:val="none"/>
        </w:rPr>
        <w:t>-powered)</w:t>
      </w:r>
      <w:r w:rsidRPr="009908A6">
        <w:rPr>
          <w:rFonts w:ascii="Times New Roman" w:hAnsi="Times New Roman" w:eastAsia="Times New Roman" w:cs="Times New Roman"/>
          <w:kern w:val="0"/>
          <w14:ligatures w14:val="none"/>
        </w:rPr>
        <w:t xml:space="preserve"> </w:t>
      </w:r>
      <w:r w:rsidR="5AB2A69F">
        <w:rPr>
          <w:rFonts w:ascii="Times New Roman" w:hAnsi="Times New Roman" w:eastAsia="Times New Roman" w:cs="Times New Roman"/>
          <w:kern w:val="0"/>
          <w14:ligatures w14:val="none"/>
        </w:rPr>
        <w:t>FLID</w:t>
      </w:r>
      <w:r w:rsidRPr="009908A6">
        <w:rPr>
          <w:rFonts w:ascii="Times New Roman" w:hAnsi="Times New Roman" w:eastAsia="Times New Roman" w:cs="Times New Roman"/>
          <w:kern w:val="0"/>
          <w14:ligatures w14:val="none"/>
        </w:rPr>
        <w:t xml:space="preserve">. The last-mile delivery relies on private-sector-led delivery, financial innovation designed for </w:t>
      </w:r>
      <w:r w:rsidR="009F681A">
        <w:rPr>
          <w:rFonts w:ascii="Times New Roman" w:hAnsi="Times New Roman" w:eastAsia="Times New Roman" w:cs="Times New Roman"/>
          <w:kern w:val="0"/>
          <w14:ligatures w14:val="none"/>
        </w:rPr>
        <w:t>SPIS/</w:t>
      </w:r>
      <w:r w:rsidR="00966A02">
        <w:rPr>
          <w:rFonts w:ascii="Times New Roman" w:hAnsi="Times New Roman" w:eastAsia="Times New Roman" w:cs="Times New Roman"/>
          <w:kern w:val="0"/>
          <w14:ligatures w14:val="none"/>
        </w:rPr>
        <w:t>FLID</w:t>
      </w:r>
      <w:r w:rsidRPr="009908A6">
        <w:rPr>
          <w:rFonts w:ascii="Times New Roman" w:hAnsi="Times New Roman" w:eastAsia="Times New Roman" w:cs="Times New Roman"/>
          <w:kern w:val="0"/>
          <w14:ligatures w14:val="none"/>
        </w:rPr>
        <w:t xml:space="preserve"> (</w:t>
      </w:r>
      <w:proofErr w:type="spellStart"/>
      <w:r w:rsidRPr="009908A6">
        <w:rPr>
          <w:rFonts w:ascii="Times New Roman" w:hAnsi="Times New Roman" w:eastAsia="Times New Roman" w:cs="Times New Roman"/>
          <w:kern w:val="0"/>
          <w14:ligatures w14:val="none"/>
        </w:rPr>
        <w:t>PayG</w:t>
      </w:r>
      <w:r w:rsidR="5952436C">
        <w:rPr>
          <w:rFonts w:ascii="Times New Roman" w:hAnsi="Times New Roman" w:eastAsia="Times New Roman" w:cs="Times New Roman"/>
          <w:kern w:val="0"/>
          <w14:ligatures w14:val="none"/>
        </w:rPr>
        <w:t>o</w:t>
      </w:r>
      <w:proofErr w:type="spellEnd"/>
      <w:r w:rsidRPr="009908A6">
        <w:rPr>
          <w:rFonts w:ascii="Times New Roman" w:hAnsi="Times New Roman" w:eastAsia="Times New Roman" w:cs="Times New Roman"/>
          <w:kern w:val="0"/>
          <w14:ligatures w14:val="none"/>
        </w:rPr>
        <w:t xml:space="preserve">, PayOwn, and blended finance), </w:t>
      </w:r>
      <w:r w:rsidRPr="009908A6" w:rsidR="00A033BF">
        <w:rPr>
          <w:rFonts w:ascii="Times New Roman" w:hAnsi="Times New Roman" w:eastAsia="Times New Roman" w:cs="Times New Roman"/>
          <w:kern w:val="0"/>
          <w14:ligatures w14:val="none"/>
        </w:rPr>
        <w:t>extension and agronomic support</w:t>
      </w:r>
      <w:r w:rsidR="00D43B45">
        <w:rPr>
          <w:rFonts w:ascii="Times New Roman" w:hAnsi="Times New Roman" w:eastAsia="Times New Roman" w:cs="Times New Roman"/>
          <w:kern w:val="0"/>
          <w14:ligatures w14:val="none"/>
        </w:rPr>
        <w:t>,</w:t>
      </w:r>
      <w:r w:rsidRPr="009908A6" w:rsidR="00A033BF">
        <w:rPr>
          <w:rFonts w:ascii="Times New Roman" w:hAnsi="Times New Roman" w:eastAsia="Times New Roman" w:cs="Times New Roman"/>
          <w:kern w:val="0"/>
          <w14:ligatures w14:val="none"/>
        </w:rPr>
        <w:t xml:space="preserve"> </w:t>
      </w:r>
      <w:r w:rsidR="00E6697C">
        <w:rPr>
          <w:rFonts w:ascii="Times New Roman" w:hAnsi="Times New Roman" w:eastAsia="Times New Roman" w:cs="Times New Roman"/>
          <w:kern w:val="0"/>
          <w14:ligatures w14:val="none"/>
        </w:rPr>
        <w:t xml:space="preserve">and capacity building </w:t>
      </w:r>
      <w:r w:rsidRPr="009908A6" w:rsidR="00A033BF">
        <w:rPr>
          <w:rFonts w:ascii="Times New Roman" w:hAnsi="Times New Roman" w:eastAsia="Times New Roman" w:cs="Times New Roman"/>
          <w:kern w:val="0"/>
          <w14:ligatures w14:val="none"/>
        </w:rPr>
        <w:t>through PPP</w:t>
      </w:r>
      <w:r w:rsidR="006B0FB2">
        <w:rPr>
          <w:rFonts w:ascii="Times New Roman" w:hAnsi="Times New Roman" w:eastAsia="Times New Roman" w:cs="Times New Roman"/>
          <w:kern w:val="0"/>
          <w14:ligatures w14:val="none"/>
        </w:rPr>
        <w:t xml:space="preserve"> (Figure 1)</w:t>
      </w:r>
      <w:r w:rsidR="00E6697C">
        <w:rPr>
          <w:rFonts w:ascii="Times New Roman" w:hAnsi="Times New Roman" w:eastAsia="Times New Roman" w:cs="Times New Roman"/>
          <w:kern w:val="0"/>
          <w14:ligatures w14:val="none"/>
        </w:rPr>
        <w:t>. S4I leverages bil</w:t>
      </w:r>
      <w:r w:rsidR="006B0FB2">
        <w:rPr>
          <w:rFonts w:ascii="Times New Roman" w:hAnsi="Times New Roman" w:eastAsia="Times New Roman" w:cs="Times New Roman"/>
          <w:kern w:val="0"/>
          <w14:ligatures w14:val="none"/>
        </w:rPr>
        <w:t>ateral projects for</w:t>
      </w:r>
      <w:r w:rsidR="00E6697C">
        <w:rPr>
          <w:rFonts w:ascii="Times New Roman" w:hAnsi="Times New Roman" w:eastAsia="Times New Roman" w:cs="Times New Roman"/>
          <w:kern w:val="0"/>
          <w14:ligatures w14:val="none"/>
        </w:rPr>
        <w:t xml:space="preserve"> digital services for</w:t>
      </w:r>
      <w:r w:rsidRPr="009908A6">
        <w:rPr>
          <w:rFonts w:ascii="Times New Roman" w:hAnsi="Times New Roman" w:eastAsia="Times New Roman" w:cs="Times New Roman"/>
          <w:kern w:val="0"/>
          <w14:ligatures w14:val="none"/>
        </w:rPr>
        <w:t xml:space="preserve"> suitability</w:t>
      </w:r>
      <w:r w:rsidR="06CA63E8">
        <w:rPr>
          <w:rFonts w:ascii="Times New Roman" w:hAnsi="Times New Roman" w:eastAsia="Times New Roman" w:cs="Times New Roman"/>
          <w:kern w:val="0"/>
          <w14:ligatures w14:val="none"/>
        </w:rPr>
        <w:t xml:space="preserve">, </w:t>
      </w:r>
      <w:r w:rsidRPr="009908A6">
        <w:rPr>
          <w:rFonts w:ascii="Times New Roman" w:hAnsi="Times New Roman" w:eastAsia="Times New Roman" w:cs="Times New Roman"/>
          <w:kern w:val="0"/>
          <w14:ligatures w14:val="none"/>
        </w:rPr>
        <w:t>pump sizing</w:t>
      </w:r>
      <w:r w:rsidR="06CA63E8">
        <w:rPr>
          <w:rFonts w:ascii="Times New Roman" w:hAnsi="Times New Roman" w:eastAsia="Times New Roman" w:cs="Times New Roman"/>
          <w:kern w:val="0"/>
          <w14:ligatures w14:val="none"/>
        </w:rPr>
        <w:t xml:space="preserve">, and </w:t>
      </w:r>
      <w:r w:rsidR="006B0FB2">
        <w:rPr>
          <w:rFonts w:ascii="Times New Roman" w:hAnsi="Times New Roman" w:eastAsia="Times New Roman" w:cs="Times New Roman"/>
          <w:kern w:val="0"/>
          <w14:ligatures w14:val="none"/>
        </w:rPr>
        <w:t>south-south leanings.</w:t>
      </w:r>
      <w:r w:rsidRPr="007A6129">
        <w:rPr>
          <w:rFonts w:ascii="Times New Roman" w:hAnsi="Times New Roman" w:eastAsia="Times New Roman" w:cs="Times New Roman"/>
          <w:kern w:val="0"/>
          <w14:ligatures w14:val="none"/>
        </w:rPr>
        <w:t xml:space="preserve"> S4I funding will be used to provide technical assistance, </w:t>
      </w:r>
      <w:r w:rsidRPr="007A6129" w:rsidR="213F21F3">
        <w:rPr>
          <w:rFonts w:ascii="Times New Roman" w:hAnsi="Times New Roman" w:eastAsia="Times New Roman" w:cs="Times New Roman"/>
          <w:kern w:val="0"/>
          <w14:ligatures w14:val="none"/>
        </w:rPr>
        <w:t xml:space="preserve">build partnerships, and </w:t>
      </w:r>
      <w:r w:rsidRPr="007A6129" w:rsidR="3C61193F">
        <w:rPr>
          <w:rFonts w:ascii="Times New Roman" w:hAnsi="Times New Roman" w:eastAsia="Times New Roman" w:cs="Times New Roman"/>
          <w:kern w:val="0"/>
          <w14:ligatures w14:val="none"/>
        </w:rPr>
        <w:t xml:space="preserve">deploy </w:t>
      </w:r>
      <w:r w:rsidR="47150FAE">
        <w:rPr>
          <w:rFonts w:ascii="Times New Roman" w:hAnsi="Times New Roman" w:eastAsia="Times New Roman" w:cs="Times New Roman"/>
          <w:kern w:val="0"/>
          <w14:ligatures w14:val="none"/>
        </w:rPr>
        <w:t>scaling</w:t>
      </w:r>
      <w:r w:rsidRPr="009908A6" w:rsidR="47150FAE">
        <w:rPr>
          <w:rFonts w:ascii="Times New Roman" w:hAnsi="Times New Roman" w:eastAsia="Times New Roman" w:cs="Times New Roman"/>
          <w:kern w:val="0"/>
          <w14:ligatures w14:val="none"/>
        </w:rPr>
        <w:t xml:space="preserve"> </w:t>
      </w:r>
      <w:r w:rsidRPr="009908A6">
        <w:rPr>
          <w:rFonts w:ascii="Times New Roman" w:hAnsi="Times New Roman" w:eastAsia="Times New Roman" w:cs="Times New Roman"/>
          <w:kern w:val="0"/>
          <w14:ligatures w14:val="none"/>
        </w:rPr>
        <w:t xml:space="preserve">pathways. </w:t>
      </w:r>
      <w:r w:rsidR="00C71B09">
        <w:rPr>
          <w:rFonts w:ascii="Times New Roman" w:hAnsi="Times New Roman" w:eastAsia="Times New Roman" w:cs="Times New Roman"/>
          <w:kern w:val="0"/>
          <w14:ligatures w14:val="none"/>
        </w:rPr>
        <w:t xml:space="preserve">This solution track </w:t>
      </w:r>
      <w:r w:rsidR="000F368B">
        <w:rPr>
          <w:rFonts w:ascii="Times New Roman" w:hAnsi="Times New Roman" w:eastAsia="Times New Roman" w:cs="Times New Roman"/>
          <w:kern w:val="0"/>
          <w14:ligatures w14:val="none"/>
        </w:rPr>
        <w:t xml:space="preserve">contributes to the </w:t>
      </w:r>
      <w:proofErr w:type="spellStart"/>
      <w:r w:rsidRPr="009908A6">
        <w:rPr>
          <w:rFonts w:ascii="Times New Roman" w:hAnsi="Times New Roman" w:eastAsia="Times New Roman" w:cs="Times New Roman"/>
          <w:kern w:val="0"/>
          <w14:ligatures w14:val="none"/>
        </w:rPr>
        <w:t>AoW</w:t>
      </w:r>
      <w:proofErr w:type="spellEnd"/>
      <w:r w:rsidRPr="009908A6">
        <w:rPr>
          <w:rFonts w:ascii="Times New Roman" w:hAnsi="Times New Roman" w:eastAsia="Times New Roman" w:cs="Times New Roman"/>
          <w:kern w:val="0"/>
          <w14:ligatures w14:val="none"/>
        </w:rPr>
        <w:t xml:space="preserve"> 3 of S4I </w:t>
      </w:r>
      <w:r w:rsidR="005D1E5E">
        <w:rPr>
          <w:rFonts w:ascii="Times New Roman" w:hAnsi="Times New Roman" w:eastAsia="Times New Roman" w:cs="Times New Roman"/>
          <w:kern w:val="0"/>
          <w14:ligatures w14:val="none"/>
        </w:rPr>
        <w:t>in Kenya</w:t>
      </w:r>
      <w:r w:rsidR="000F368B">
        <w:rPr>
          <w:rFonts w:ascii="Times New Roman" w:hAnsi="Times New Roman" w:eastAsia="Times New Roman" w:cs="Times New Roman"/>
          <w:kern w:val="0"/>
          <w14:ligatures w14:val="none"/>
        </w:rPr>
        <w:t xml:space="preserve">, which leads the design of appropriate financial products (loan products, credit arrangements, insurance mechanisms, risk sharing, or de-risking), and IFPRI </w:t>
      </w:r>
      <w:r w:rsidR="00824F8A">
        <w:rPr>
          <w:rFonts w:ascii="Times New Roman" w:hAnsi="Times New Roman" w:eastAsia="Times New Roman" w:cs="Times New Roman"/>
          <w:kern w:val="0"/>
          <w14:ligatures w14:val="none"/>
        </w:rPr>
        <w:t>leads</w:t>
      </w:r>
      <w:r w:rsidR="000F368B">
        <w:rPr>
          <w:rFonts w:ascii="Times New Roman" w:hAnsi="Times New Roman" w:eastAsia="Times New Roman" w:cs="Times New Roman"/>
          <w:kern w:val="0"/>
          <w14:ligatures w14:val="none"/>
        </w:rPr>
        <w:t xml:space="preserve"> in Nigeria to align</w:t>
      </w:r>
      <w:r w:rsidRPr="007A6129" w:rsidR="008A5F96">
        <w:rPr>
          <w:rFonts w:ascii="Times New Roman" w:hAnsi="Times New Roman" w:eastAsia="Times New Roman" w:cs="Times New Roman"/>
          <w:kern w:val="0"/>
          <w14:ligatures w14:val="none"/>
        </w:rPr>
        <w:t xml:space="preserve"> the demand and supply of </w:t>
      </w:r>
      <w:r w:rsidRPr="007A6129" w:rsidR="7B54F25C">
        <w:rPr>
          <w:rFonts w:ascii="Times New Roman" w:hAnsi="Times New Roman" w:eastAsia="Times New Roman" w:cs="Times New Roman"/>
          <w:kern w:val="0"/>
          <w14:ligatures w14:val="none"/>
        </w:rPr>
        <w:t xml:space="preserve">financial </w:t>
      </w:r>
      <w:r w:rsidRPr="007A6129" w:rsidR="34554E76">
        <w:rPr>
          <w:rFonts w:ascii="Times New Roman" w:hAnsi="Times New Roman" w:eastAsia="Times New Roman" w:cs="Times New Roman"/>
          <w:kern w:val="0"/>
          <w14:ligatures w14:val="none"/>
        </w:rPr>
        <w:t>services</w:t>
      </w:r>
      <w:r w:rsidRPr="007A6129" w:rsidR="70B3B2B9">
        <w:rPr>
          <w:rFonts w:ascii="Times New Roman" w:hAnsi="Times New Roman" w:eastAsia="Times New Roman" w:cs="Times New Roman"/>
          <w:kern w:val="0"/>
          <w14:ligatures w14:val="none"/>
        </w:rPr>
        <w:t xml:space="preserve">. This needs to </w:t>
      </w:r>
      <w:r w:rsidRPr="007A6129" w:rsidR="00ED7791">
        <w:rPr>
          <w:rFonts w:ascii="Times New Roman" w:hAnsi="Times New Roman" w:eastAsia="Times New Roman" w:cs="Times New Roman"/>
          <w:kern w:val="0"/>
          <w14:ligatures w14:val="none"/>
        </w:rPr>
        <w:t>account for country contexts (Kenya and Nigeria)</w:t>
      </w:r>
      <w:r w:rsidRPr="007A6129" w:rsidR="5EA27061">
        <w:rPr>
          <w:rFonts w:ascii="Times New Roman" w:hAnsi="Times New Roman" w:eastAsia="Times New Roman" w:cs="Times New Roman"/>
          <w:kern w:val="0"/>
          <w14:ligatures w14:val="none"/>
        </w:rPr>
        <w:t>.</w:t>
      </w:r>
    </w:p>
    <w:p w:rsidRPr="007A6129" w:rsidR="000441DA" w:rsidP="00E2602B" w:rsidRDefault="00417F3A" w14:paraId="6278F72C" w14:textId="191CB8AC">
      <w:pPr>
        <w:spacing w:after="120" w:line="240" w:lineRule="auto"/>
        <w:jc w:val="center"/>
        <w:rPr>
          <w:rFonts w:ascii="Times New Roman" w:hAnsi="Times New Roman" w:eastAsia="Times New Roman" w:cs="Times New Roman"/>
          <w:kern w:val="0"/>
          <w14:ligatures w14:val="none"/>
        </w:rPr>
      </w:pPr>
      <w:r>
        <w:rPr>
          <w:rFonts w:ascii="Times New Roman" w:hAnsi="Times New Roman" w:eastAsia="Times New Roman" w:cs="Times New Roman"/>
          <w:noProof/>
          <w:kern w:val="0"/>
          <w14:ligatures w14:val="none"/>
        </w:rPr>
        <w:drawing>
          <wp:inline distT="0" distB="0" distL="0" distR="0" wp14:anchorId="659DA2F8" wp14:editId="4AE3A799">
            <wp:extent cx="4668481" cy="2232214"/>
            <wp:effectExtent l="0" t="0" r="0" b="0"/>
            <wp:docPr id="751389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5499" cy="2240351"/>
                    </a:xfrm>
                    <a:prstGeom prst="rect">
                      <a:avLst/>
                    </a:prstGeom>
                    <a:noFill/>
                  </pic:spPr>
                </pic:pic>
              </a:graphicData>
            </a:graphic>
          </wp:inline>
        </w:drawing>
      </w:r>
    </w:p>
    <w:p w:rsidRPr="00497D53" w:rsidR="000441DA" w:rsidP="000441DA" w:rsidRDefault="000441DA" w14:paraId="55AF445A" w14:textId="1F32B4DE">
      <w:pPr>
        <w:spacing w:after="120" w:line="240" w:lineRule="auto"/>
        <w:rPr>
          <w:rFonts w:ascii="Times New Roman" w:hAnsi="Times New Roman" w:eastAsia="Times New Roman" w:cs="Times New Roman"/>
          <w:b/>
          <w:bCs/>
          <w:kern w:val="0"/>
          <w:sz w:val="20"/>
          <w:szCs w:val="20"/>
          <w14:ligatures w14:val="none"/>
        </w:rPr>
      </w:pPr>
      <w:r w:rsidRPr="00497D53">
        <w:rPr>
          <w:rFonts w:ascii="Times New Roman" w:hAnsi="Times New Roman" w:eastAsia="Times New Roman" w:cs="Times New Roman"/>
          <w:b/>
          <w:bCs/>
          <w:kern w:val="0"/>
          <w:sz w:val="20"/>
          <w:szCs w:val="20"/>
          <w14:ligatures w14:val="none"/>
        </w:rPr>
        <w:t xml:space="preserve">Figure 1. </w:t>
      </w:r>
      <w:r w:rsidRPr="00497D53" w:rsidR="0005658E">
        <w:rPr>
          <w:rFonts w:ascii="Times New Roman" w:hAnsi="Times New Roman" w:eastAsia="Times New Roman" w:cs="Times New Roman"/>
          <w:b/>
          <w:bCs/>
          <w:kern w:val="0"/>
          <w:sz w:val="20"/>
          <w:szCs w:val="20"/>
          <w14:ligatures w14:val="none"/>
        </w:rPr>
        <w:t>Theory of scaling</w:t>
      </w:r>
      <w:r w:rsidRPr="00497D53">
        <w:rPr>
          <w:rFonts w:ascii="Times New Roman" w:hAnsi="Times New Roman" w:eastAsia="Times New Roman" w:cs="Times New Roman"/>
          <w:b/>
          <w:bCs/>
          <w:kern w:val="0"/>
          <w:sz w:val="20"/>
          <w:szCs w:val="20"/>
          <w14:ligatures w14:val="none"/>
        </w:rPr>
        <w:t xml:space="preserve"> </w:t>
      </w:r>
      <w:r w:rsidRPr="00497D53" w:rsidR="0005658E">
        <w:rPr>
          <w:rFonts w:ascii="Times New Roman" w:hAnsi="Times New Roman" w:eastAsia="Times New Roman" w:cs="Times New Roman"/>
          <w:b/>
          <w:bCs/>
          <w:kern w:val="0"/>
          <w:sz w:val="20"/>
          <w:szCs w:val="20"/>
          <w14:ligatures w14:val="none"/>
        </w:rPr>
        <w:t>and changes</w:t>
      </w:r>
    </w:p>
    <w:p w:rsidR="00231FF5" w:rsidP="002F3EC8" w:rsidRDefault="009908A6" w14:paraId="181EB71B" w14:textId="4D3E780C">
      <w:pPr>
        <w:spacing w:after="120" w:line="240" w:lineRule="auto"/>
        <w:rPr>
          <w:rFonts w:ascii="Times New Roman" w:hAnsi="Times New Roman" w:eastAsia="Times New Roman" w:cs="Times New Roman"/>
          <w:kern w:val="0"/>
          <w14:ligatures w14:val="none"/>
        </w:rPr>
      </w:pPr>
      <w:r w:rsidRPr="009908A6">
        <w:rPr>
          <w:rFonts w:ascii="Times New Roman" w:hAnsi="Times New Roman" w:eastAsia="Times New Roman" w:cs="Times New Roman"/>
          <w:kern w:val="0"/>
          <w14:ligatures w14:val="none"/>
        </w:rPr>
        <w:t xml:space="preserve">We chose this pathway because evidence shows that </w:t>
      </w:r>
      <w:hyperlink w:history="1" r:id="rId17">
        <w:r w:rsidRPr="00C93AFF">
          <w:rPr>
            <w:rStyle w:val="Hyperlink"/>
            <w:rFonts w:ascii="Times New Roman" w:hAnsi="Times New Roman" w:eastAsia="Times New Roman" w:cs="Times New Roman"/>
            <w:kern w:val="0"/>
            <w14:ligatures w14:val="none"/>
          </w:rPr>
          <w:t>financial innovations with established partnerships</w:t>
        </w:r>
      </w:hyperlink>
      <w:r w:rsidRPr="009908A6">
        <w:rPr>
          <w:rFonts w:ascii="Times New Roman" w:hAnsi="Times New Roman" w:eastAsia="Times New Roman" w:cs="Times New Roman"/>
          <w:kern w:val="0"/>
          <w14:ligatures w14:val="none"/>
        </w:rPr>
        <w:t xml:space="preserve"> among public and private approaches outperform traditional commercial finance in terms of durability and scale. At the same time, our </w:t>
      </w:r>
      <w:r w:rsidR="0073291A">
        <w:rPr>
          <w:rFonts w:ascii="Times New Roman" w:hAnsi="Times New Roman" w:eastAsia="Times New Roman" w:cs="Times New Roman"/>
          <w:kern w:val="0"/>
          <w14:ligatures w14:val="none"/>
        </w:rPr>
        <w:t xml:space="preserve">approach is flexible: we can pivot between solar-powered and farmer-led irrigation by targeting individual-farmer models, cooperatives, or irrigation-as-a-service (provided </w:t>
      </w:r>
      <w:r w:rsidRPr="009908A6">
        <w:rPr>
          <w:rFonts w:ascii="Times New Roman" w:hAnsi="Times New Roman" w:eastAsia="Times New Roman" w:cs="Times New Roman"/>
          <w:kern w:val="0"/>
          <w14:ligatures w14:val="none"/>
        </w:rPr>
        <w:t>by private institutions or resource-owned farmers), depending on local conditions.</w:t>
      </w:r>
    </w:p>
    <w:p w:rsidRPr="00231FF5" w:rsidR="00C61B24" w:rsidP="002F3EC8" w:rsidRDefault="00666A18" w14:paraId="28687279" w14:textId="160EB868">
      <w:pPr>
        <w:spacing w:after="120" w:line="240" w:lineRule="auto"/>
        <w:rPr>
          <w:rFonts w:ascii="Times New Roman" w:hAnsi="Times New Roman" w:eastAsia="Times New Roman" w:cs="Times New Roman"/>
          <w:kern w:val="0"/>
          <w14:ligatures w14:val="none"/>
        </w:rPr>
      </w:pPr>
      <w:r w:rsidRPr="00666A18">
        <w:rPr>
          <w:rFonts w:ascii="Times New Roman" w:hAnsi="Times New Roman" w:eastAsia="Times New Roman" w:cs="Times New Roman"/>
          <w:kern w:val="0"/>
          <w14:ligatures w14:val="none"/>
        </w:rPr>
        <w:t xml:space="preserve">Our theory of change is clear. If solar irrigation technologies </w:t>
      </w:r>
      <w:r>
        <w:rPr>
          <w:rFonts w:ascii="Times New Roman" w:hAnsi="Times New Roman" w:eastAsia="Times New Roman" w:cs="Times New Roman"/>
          <w:kern w:val="0"/>
          <w14:ligatures w14:val="none"/>
        </w:rPr>
        <w:t xml:space="preserve">and </w:t>
      </w:r>
      <w:r w:rsidR="00451B3F">
        <w:rPr>
          <w:rFonts w:ascii="Times New Roman" w:hAnsi="Times New Roman" w:eastAsia="Times New Roman" w:cs="Times New Roman"/>
          <w:kern w:val="0"/>
          <w14:ligatures w14:val="none"/>
        </w:rPr>
        <w:t>farmer</w:t>
      </w:r>
      <w:r>
        <w:rPr>
          <w:rFonts w:ascii="Times New Roman" w:hAnsi="Times New Roman" w:eastAsia="Times New Roman" w:cs="Times New Roman"/>
          <w:kern w:val="0"/>
          <w14:ligatures w14:val="none"/>
        </w:rPr>
        <w:t xml:space="preserve">-led irrigation </w:t>
      </w:r>
      <w:r w:rsidRPr="00666A18">
        <w:rPr>
          <w:rFonts w:ascii="Times New Roman" w:hAnsi="Times New Roman" w:eastAsia="Times New Roman" w:cs="Times New Roman"/>
          <w:kern w:val="0"/>
          <w14:ligatures w14:val="none"/>
        </w:rPr>
        <w:t xml:space="preserve">are bundled with affordable finance, digital decision tools, strong private delivery systems, and supportive policies, then adoption barriers fall, markets function more effectively, and farmers adopt at scale. </w:t>
      </w:r>
    </w:p>
    <w:p w:rsidRPr="00D55913" w:rsidR="00231FF5" w:rsidP="002F3EC8" w:rsidRDefault="00231FF5" w14:paraId="6B524300" w14:textId="70979818">
      <w:pPr>
        <w:pStyle w:val="ListParagraph"/>
        <w:numPr>
          <w:ilvl w:val="0"/>
          <w:numId w:val="22"/>
        </w:numPr>
        <w:spacing w:before="120" w:after="120" w:line="240" w:lineRule="auto"/>
        <w:outlineLvl w:val="2"/>
        <w:rPr>
          <w:rFonts w:ascii="Times New Roman" w:hAnsi="Times New Roman" w:eastAsia="Times New Roman" w:cs="Times New Roman"/>
          <w:b/>
          <w:bCs/>
          <w:kern w:val="0"/>
          <w14:ligatures w14:val="none"/>
        </w:rPr>
      </w:pPr>
      <w:r w:rsidRPr="00D55913">
        <w:rPr>
          <w:rFonts w:ascii="Times New Roman" w:hAnsi="Times New Roman" w:eastAsia="Times New Roman" w:cs="Times New Roman"/>
          <w:b/>
          <w:bCs/>
          <w:kern w:val="0"/>
          <w14:ligatures w14:val="none"/>
        </w:rPr>
        <w:lastRenderedPageBreak/>
        <w:t xml:space="preserve">Scaling </w:t>
      </w:r>
      <w:r w:rsidRPr="00D55913" w:rsidR="001D6497">
        <w:rPr>
          <w:rFonts w:ascii="Times New Roman" w:hAnsi="Times New Roman" w:eastAsia="Times New Roman" w:cs="Times New Roman"/>
          <w:b/>
          <w:bCs/>
          <w:kern w:val="0"/>
          <w14:ligatures w14:val="none"/>
        </w:rPr>
        <w:t>t</w:t>
      </w:r>
      <w:r w:rsidRPr="00D55913">
        <w:rPr>
          <w:rFonts w:ascii="Times New Roman" w:hAnsi="Times New Roman" w:eastAsia="Times New Roman" w:cs="Times New Roman"/>
          <w:b/>
          <w:bCs/>
          <w:kern w:val="0"/>
          <w14:ligatures w14:val="none"/>
        </w:rPr>
        <w:t xml:space="preserve">rack </w:t>
      </w:r>
      <w:r w:rsidRPr="00D55913" w:rsidR="001D6497">
        <w:rPr>
          <w:rFonts w:ascii="Times New Roman" w:hAnsi="Times New Roman" w:eastAsia="Times New Roman" w:cs="Times New Roman"/>
          <w:b/>
          <w:bCs/>
          <w:kern w:val="0"/>
          <w14:ligatures w14:val="none"/>
        </w:rPr>
        <w:t>i</w:t>
      </w:r>
      <w:r w:rsidRPr="00D55913">
        <w:rPr>
          <w:rFonts w:ascii="Times New Roman" w:hAnsi="Times New Roman" w:eastAsia="Times New Roman" w:cs="Times New Roman"/>
          <w:b/>
          <w:bCs/>
          <w:kern w:val="0"/>
          <w14:ligatures w14:val="none"/>
        </w:rPr>
        <w:t xml:space="preserve">mplementation </w:t>
      </w:r>
      <w:r w:rsidRPr="00D55913" w:rsidR="001D6497">
        <w:rPr>
          <w:rFonts w:ascii="Times New Roman" w:hAnsi="Times New Roman" w:eastAsia="Times New Roman" w:cs="Times New Roman"/>
          <w:b/>
          <w:bCs/>
          <w:kern w:val="0"/>
          <w14:ligatures w14:val="none"/>
        </w:rPr>
        <w:t>p</w:t>
      </w:r>
      <w:r w:rsidRPr="00D55913">
        <w:rPr>
          <w:rFonts w:ascii="Times New Roman" w:hAnsi="Times New Roman" w:eastAsia="Times New Roman" w:cs="Times New Roman"/>
          <w:b/>
          <w:bCs/>
          <w:kern w:val="0"/>
          <w14:ligatures w14:val="none"/>
        </w:rPr>
        <w:t>lan (2026–2028)</w:t>
      </w:r>
    </w:p>
    <w:p w:rsidR="009C1099" w:rsidP="004B3DEF" w:rsidRDefault="004B3DEF" w14:paraId="6289F31C" w14:textId="337BAB79">
      <w:pPr>
        <w:spacing w:after="120" w:line="240" w:lineRule="auto"/>
        <w:outlineLvl w:val="2"/>
        <w:rPr>
          <w:rFonts w:ascii="Times New Roman" w:hAnsi="Times New Roman" w:cs="Times New Roman"/>
        </w:rPr>
      </w:pPr>
      <w:r>
        <w:rPr>
          <w:rFonts w:ascii="Times New Roman" w:hAnsi="Times New Roman" w:cs="Times New Roman"/>
        </w:rPr>
        <w:t>T</w:t>
      </w:r>
      <w:r w:rsidRPr="001D6497" w:rsidR="009C1099">
        <w:rPr>
          <w:rFonts w:ascii="Times New Roman" w:hAnsi="Times New Roman" w:cs="Times New Roman"/>
        </w:rPr>
        <w:t xml:space="preserve">able </w:t>
      </w:r>
      <w:r>
        <w:rPr>
          <w:rFonts w:ascii="Times New Roman" w:hAnsi="Times New Roman" w:cs="Times New Roman"/>
        </w:rPr>
        <w:t>2</w:t>
      </w:r>
      <w:r w:rsidRPr="001D6497" w:rsidR="009C1099">
        <w:rPr>
          <w:rFonts w:ascii="Times New Roman" w:hAnsi="Times New Roman" w:cs="Times New Roman"/>
        </w:rPr>
        <w:t xml:space="preserve"> presents a milestone-based scaling roadmap for 2026–2028, linking quarterly implementation actions to measurable evidence and adaptive decision points. </w:t>
      </w:r>
      <w:r w:rsidRPr="001D6497" w:rsidR="00F44515">
        <w:rPr>
          <w:rFonts w:ascii="Times New Roman" w:hAnsi="Times New Roman" w:cs="Times New Roman"/>
        </w:rPr>
        <w:t xml:space="preserve">It shows scaling milestones, decision points, and </w:t>
      </w:r>
      <w:r w:rsidR="00F87109">
        <w:rPr>
          <w:rFonts w:ascii="Times New Roman" w:hAnsi="Times New Roman" w:cs="Times New Roman"/>
        </w:rPr>
        <w:t>adaptive management needed</w:t>
      </w:r>
      <w:r w:rsidRPr="001D6497" w:rsidR="00F44515">
        <w:rPr>
          <w:rFonts w:ascii="Times New Roman" w:hAnsi="Times New Roman" w:cs="Times New Roman"/>
        </w:rPr>
        <w:t>, and the systematic collection of evidence. It links implementation actions to measurable outcomes and adaptive learning mechanisms, enabling timely monitoring, reflection, and course correction to ensure the solution track remains on course to achieve its ambitions.</w:t>
      </w:r>
    </w:p>
    <w:p w:rsidRPr="00497D53" w:rsidR="004B3DEF" w:rsidP="004B3DEF" w:rsidRDefault="004B3DEF" w14:paraId="654D44D3" w14:textId="7C28AE5D">
      <w:pPr>
        <w:spacing w:after="120" w:line="240" w:lineRule="auto"/>
        <w:outlineLvl w:val="2"/>
        <w:rPr>
          <w:rFonts w:ascii="Times New Roman" w:hAnsi="Times New Roman" w:cs="Times New Roman"/>
          <w:b/>
          <w:bCs/>
          <w:sz w:val="20"/>
          <w:szCs w:val="20"/>
        </w:rPr>
      </w:pPr>
      <w:r w:rsidRPr="00497D53">
        <w:rPr>
          <w:rFonts w:ascii="Times New Roman" w:hAnsi="Times New Roman" w:cs="Times New Roman"/>
          <w:b/>
          <w:bCs/>
          <w:sz w:val="20"/>
          <w:szCs w:val="20"/>
        </w:rPr>
        <w:t>Table 2. Milestone-based scaling roadmap for 2026–2028</w:t>
      </w:r>
    </w:p>
    <w:tbl>
      <w:tblPr>
        <w:tblStyle w:val="TableGrid"/>
        <w:tblW w:w="10345" w:type="dxa"/>
        <w:tblLook w:val="04A0" w:firstRow="1" w:lastRow="0" w:firstColumn="1" w:lastColumn="0" w:noHBand="0" w:noVBand="1"/>
      </w:tblPr>
      <w:tblGrid>
        <w:gridCol w:w="705"/>
        <w:gridCol w:w="1523"/>
        <w:gridCol w:w="3167"/>
        <w:gridCol w:w="2496"/>
        <w:gridCol w:w="2454"/>
      </w:tblGrid>
      <w:tr w:rsidRPr="00761208" w:rsidR="001B77D1" w:rsidTr="013B7026" w14:paraId="06D24690" w14:textId="77777777">
        <w:tc>
          <w:tcPr>
            <w:tcW w:w="705" w:type="dxa"/>
            <w:tcMar/>
          </w:tcPr>
          <w:p w:rsidRPr="00761208" w:rsidR="001B77D1" w:rsidP="00856C85" w:rsidRDefault="001B77D1" w14:paraId="07396554" w14:textId="77777777">
            <w:pPr>
              <w:jc w:val="center"/>
              <w:outlineLvl w:val="2"/>
              <w:rPr>
                <w:rFonts w:ascii="Times New Roman" w:hAnsi="Times New Roman" w:eastAsia="Times New Roman" w:cs="Times New Roman"/>
                <w:b/>
                <w:bCs/>
                <w:color w:val="000000"/>
                <w:kern w:val="0"/>
                <w:sz w:val="20"/>
                <w:szCs w:val="20"/>
                <w14:ligatures w14:val="none"/>
              </w:rPr>
            </w:pPr>
            <w:r w:rsidRPr="00761208">
              <w:rPr>
                <w:rFonts w:ascii="Times New Roman" w:hAnsi="Times New Roman" w:eastAsia="Times New Roman" w:cs="Times New Roman"/>
                <w:b/>
                <w:bCs/>
                <w:color w:val="000000"/>
                <w:kern w:val="0"/>
                <w:sz w:val="20"/>
                <w:szCs w:val="20"/>
                <w14:ligatures w14:val="none"/>
              </w:rPr>
              <w:t>Year</w:t>
            </w:r>
          </w:p>
        </w:tc>
        <w:tc>
          <w:tcPr>
            <w:tcW w:w="1523" w:type="dxa"/>
            <w:tcMar/>
          </w:tcPr>
          <w:p w:rsidRPr="00761208" w:rsidR="001B77D1" w:rsidP="00856C85" w:rsidRDefault="001B77D1" w14:paraId="3FF10C86" w14:textId="77777777">
            <w:pPr>
              <w:jc w:val="center"/>
              <w:outlineLvl w:val="2"/>
              <w:rPr>
                <w:rFonts w:ascii="Times New Roman" w:hAnsi="Times New Roman" w:eastAsia="Times New Roman" w:cs="Times New Roman"/>
                <w:b/>
                <w:bCs/>
                <w:color w:val="000000"/>
                <w:kern w:val="0"/>
                <w:sz w:val="20"/>
                <w:szCs w:val="20"/>
                <w14:ligatures w14:val="none"/>
              </w:rPr>
            </w:pPr>
            <w:r w:rsidRPr="00761208">
              <w:rPr>
                <w:rFonts w:ascii="Times New Roman" w:hAnsi="Times New Roman" w:eastAsia="Times New Roman" w:cs="Times New Roman"/>
                <w:b/>
                <w:bCs/>
                <w:color w:val="000000"/>
                <w:kern w:val="0"/>
                <w:sz w:val="20"/>
                <w:szCs w:val="20"/>
                <w14:ligatures w14:val="none"/>
              </w:rPr>
              <w:t>Scaling milestones</w:t>
            </w:r>
          </w:p>
        </w:tc>
        <w:tc>
          <w:tcPr>
            <w:tcW w:w="3167" w:type="dxa"/>
            <w:tcMar/>
          </w:tcPr>
          <w:p w:rsidRPr="00761208" w:rsidR="001B77D1" w:rsidP="00856C85" w:rsidRDefault="001B77D1" w14:paraId="1D7A55AF" w14:textId="77777777">
            <w:pPr>
              <w:jc w:val="center"/>
              <w:outlineLvl w:val="2"/>
              <w:rPr>
                <w:rFonts w:ascii="Times New Roman" w:hAnsi="Times New Roman" w:cs="Times New Roman"/>
                <w:sz w:val="20"/>
                <w:szCs w:val="20"/>
              </w:rPr>
            </w:pPr>
            <w:r w:rsidRPr="00761208">
              <w:rPr>
                <w:rFonts w:ascii="Times New Roman" w:hAnsi="Times New Roman" w:eastAsia="Times New Roman" w:cs="Times New Roman"/>
                <w:b/>
                <w:bCs/>
                <w:color w:val="000000"/>
                <w:kern w:val="0"/>
                <w:sz w:val="20"/>
                <w:szCs w:val="20"/>
                <w14:ligatures w14:val="none"/>
              </w:rPr>
              <w:t>Key implementation actions</w:t>
            </w:r>
          </w:p>
        </w:tc>
        <w:tc>
          <w:tcPr>
            <w:tcW w:w="2496" w:type="dxa"/>
            <w:tcMar/>
          </w:tcPr>
          <w:p w:rsidRPr="00761208" w:rsidR="001B77D1" w:rsidP="00856C85" w:rsidRDefault="001B77D1" w14:paraId="7935EEB7" w14:textId="46C0B408">
            <w:pPr>
              <w:jc w:val="center"/>
              <w:outlineLvl w:val="2"/>
              <w:rPr>
                <w:rFonts w:ascii="Times New Roman" w:hAnsi="Times New Roman" w:cs="Times New Roman"/>
                <w:sz w:val="20"/>
                <w:szCs w:val="20"/>
              </w:rPr>
            </w:pPr>
            <w:r w:rsidRPr="00761208">
              <w:rPr>
                <w:rFonts w:ascii="Times New Roman" w:hAnsi="Times New Roman" w:eastAsia="Times New Roman" w:cs="Times New Roman"/>
                <w:b/>
                <w:bCs/>
                <w:color w:val="000000"/>
                <w:kern w:val="0"/>
                <w:sz w:val="20"/>
                <w:szCs w:val="20"/>
                <w14:ligatures w14:val="none"/>
              </w:rPr>
              <w:t>Evidence and data outputs</w:t>
            </w:r>
          </w:p>
        </w:tc>
        <w:tc>
          <w:tcPr>
            <w:tcW w:w="2454" w:type="dxa"/>
            <w:tcMar/>
          </w:tcPr>
          <w:p w:rsidRPr="00761208" w:rsidR="001B77D1" w:rsidP="00856C85" w:rsidRDefault="001B77D1" w14:paraId="2513E203" w14:textId="77777777">
            <w:pPr>
              <w:jc w:val="center"/>
              <w:outlineLvl w:val="2"/>
              <w:rPr>
                <w:rFonts w:ascii="Times New Roman" w:hAnsi="Times New Roman" w:cs="Times New Roman"/>
                <w:sz w:val="20"/>
                <w:szCs w:val="20"/>
              </w:rPr>
            </w:pPr>
            <w:r w:rsidRPr="00761208">
              <w:rPr>
                <w:rFonts w:ascii="Times New Roman" w:hAnsi="Times New Roman" w:eastAsia="Times New Roman" w:cs="Times New Roman"/>
                <w:b/>
                <w:bCs/>
                <w:color w:val="000000"/>
                <w:kern w:val="0"/>
                <w:sz w:val="20"/>
                <w:szCs w:val="20"/>
                <w14:ligatures w14:val="none"/>
              </w:rPr>
              <w:t xml:space="preserve">Adaptive </w:t>
            </w:r>
            <w:proofErr w:type="gramStart"/>
            <w:r w:rsidRPr="00761208">
              <w:rPr>
                <w:rFonts w:ascii="Times New Roman" w:hAnsi="Times New Roman" w:eastAsia="Times New Roman" w:cs="Times New Roman"/>
                <w:b/>
                <w:bCs/>
                <w:color w:val="000000"/>
                <w:kern w:val="0"/>
                <w:sz w:val="20"/>
                <w:szCs w:val="20"/>
                <w14:ligatures w14:val="none"/>
              </w:rPr>
              <w:t>learning  and</w:t>
            </w:r>
            <w:proofErr w:type="gramEnd"/>
            <w:r w:rsidRPr="00761208">
              <w:rPr>
                <w:rFonts w:ascii="Times New Roman" w:hAnsi="Times New Roman" w:eastAsia="Times New Roman" w:cs="Times New Roman"/>
                <w:b/>
                <w:bCs/>
                <w:color w:val="000000"/>
                <w:kern w:val="0"/>
                <w:sz w:val="20"/>
                <w:szCs w:val="20"/>
                <w14:ligatures w14:val="none"/>
              </w:rPr>
              <w:t xml:space="preserve">  management</w:t>
            </w:r>
          </w:p>
        </w:tc>
      </w:tr>
      <w:tr w:rsidRPr="00761208" w:rsidR="001B77D1" w:rsidTr="013B7026" w14:paraId="38A232C3" w14:textId="77777777">
        <w:tc>
          <w:tcPr>
            <w:tcW w:w="705" w:type="dxa"/>
            <w:shd w:val="clear" w:color="auto" w:fill="A5C9EB" w:themeFill="text2" w:themeFillTint="40"/>
            <w:tcMar/>
          </w:tcPr>
          <w:p w:rsidRPr="00761208" w:rsidR="001B77D1" w:rsidP="00856C85" w:rsidRDefault="001B77D1" w14:paraId="4BE9C200" w14:textId="77777777">
            <w:pPr>
              <w:outlineLvl w:val="2"/>
              <w:rPr>
                <w:rFonts w:ascii="Times New Roman" w:hAnsi="Times New Roman" w:cs="Times New Roman"/>
                <w:b/>
                <w:bCs/>
                <w:sz w:val="20"/>
                <w:szCs w:val="20"/>
              </w:rPr>
            </w:pPr>
            <w:r w:rsidRPr="00761208">
              <w:rPr>
                <w:rFonts w:ascii="Times New Roman" w:hAnsi="Times New Roman" w:cs="Times New Roman"/>
                <w:b/>
                <w:bCs/>
                <w:sz w:val="20"/>
                <w:szCs w:val="20"/>
              </w:rPr>
              <w:t>2026</w:t>
            </w:r>
          </w:p>
        </w:tc>
        <w:tc>
          <w:tcPr>
            <w:tcW w:w="1523" w:type="dxa"/>
            <w:shd w:val="clear" w:color="auto" w:fill="A5C9EB" w:themeFill="text2" w:themeFillTint="40"/>
            <w:tcMar/>
          </w:tcPr>
          <w:p w:rsidRPr="00761208" w:rsidR="001B77D1" w:rsidP="00856C85" w:rsidRDefault="001B77D1" w14:paraId="61C462F9" w14:textId="77777777">
            <w:pPr>
              <w:outlineLvl w:val="2"/>
              <w:rPr>
                <w:rFonts w:ascii="Times New Roman" w:hAnsi="Times New Roman" w:cs="Times New Roman"/>
                <w:b/>
                <w:bCs/>
                <w:sz w:val="20"/>
                <w:szCs w:val="20"/>
              </w:rPr>
            </w:pPr>
          </w:p>
        </w:tc>
        <w:tc>
          <w:tcPr>
            <w:tcW w:w="3167" w:type="dxa"/>
            <w:shd w:val="clear" w:color="auto" w:fill="A5C9EB" w:themeFill="text2" w:themeFillTint="40"/>
            <w:tcMar/>
          </w:tcPr>
          <w:p w:rsidRPr="00761208" w:rsidR="001B77D1" w:rsidP="00856C85" w:rsidRDefault="001B77D1" w14:paraId="4615D6A7" w14:textId="77777777">
            <w:pPr>
              <w:outlineLvl w:val="2"/>
              <w:rPr>
                <w:rFonts w:ascii="Times New Roman" w:hAnsi="Times New Roman" w:cs="Times New Roman"/>
                <w:sz w:val="20"/>
                <w:szCs w:val="20"/>
              </w:rPr>
            </w:pPr>
          </w:p>
        </w:tc>
        <w:tc>
          <w:tcPr>
            <w:tcW w:w="2496" w:type="dxa"/>
            <w:shd w:val="clear" w:color="auto" w:fill="A5C9EB" w:themeFill="text2" w:themeFillTint="40"/>
            <w:tcMar/>
          </w:tcPr>
          <w:p w:rsidRPr="00761208" w:rsidR="001B77D1" w:rsidP="00856C85" w:rsidRDefault="001B77D1" w14:paraId="4ED8A999" w14:textId="1F020F13">
            <w:pPr>
              <w:outlineLvl w:val="2"/>
              <w:rPr>
                <w:rFonts w:ascii="Times New Roman" w:hAnsi="Times New Roman" w:cs="Times New Roman"/>
                <w:sz w:val="20"/>
                <w:szCs w:val="20"/>
              </w:rPr>
            </w:pPr>
          </w:p>
        </w:tc>
        <w:tc>
          <w:tcPr>
            <w:tcW w:w="2454" w:type="dxa"/>
            <w:shd w:val="clear" w:color="auto" w:fill="A5C9EB" w:themeFill="text2" w:themeFillTint="40"/>
            <w:tcMar/>
          </w:tcPr>
          <w:p w:rsidRPr="00761208" w:rsidR="001B77D1" w:rsidP="00856C85" w:rsidRDefault="001B77D1" w14:paraId="68EF1FC2" w14:textId="77777777">
            <w:pPr>
              <w:outlineLvl w:val="2"/>
              <w:rPr>
                <w:rFonts w:ascii="Times New Roman" w:hAnsi="Times New Roman" w:cs="Times New Roman"/>
                <w:sz w:val="20"/>
                <w:szCs w:val="20"/>
              </w:rPr>
            </w:pPr>
          </w:p>
        </w:tc>
      </w:tr>
      <w:tr w:rsidRPr="00761208" w:rsidR="001B77D1" w:rsidTr="013B7026" w14:paraId="0BBB2BD1" w14:textId="77777777">
        <w:tc>
          <w:tcPr>
            <w:tcW w:w="705" w:type="dxa"/>
            <w:tcMar/>
          </w:tcPr>
          <w:p w:rsidRPr="00761208" w:rsidR="001B77D1" w:rsidP="00856C85" w:rsidRDefault="001B77D1" w14:paraId="41824226" w14:textId="77777777">
            <w:pPr>
              <w:outlineLvl w:val="2"/>
              <w:rPr>
                <w:rFonts w:ascii="Times New Roman" w:hAnsi="Times New Roman" w:cs="Times New Roman"/>
                <w:sz w:val="20"/>
                <w:szCs w:val="20"/>
              </w:rPr>
            </w:pPr>
            <w:r w:rsidRPr="00761208">
              <w:rPr>
                <w:rFonts w:ascii="Times New Roman" w:hAnsi="Times New Roman" w:cs="Times New Roman"/>
                <w:sz w:val="20"/>
                <w:szCs w:val="20"/>
              </w:rPr>
              <w:t>Q1</w:t>
            </w:r>
          </w:p>
        </w:tc>
        <w:tc>
          <w:tcPr>
            <w:tcW w:w="1523" w:type="dxa"/>
            <w:tcMar/>
          </w:tcPr>
          <w:p w:rsidRPr="00761208" w:rsidR="001B77D1" w:rsidP="00856C85" w:rsidRDefault="001B77D1" w14:paraId="3D308771" w14:textId="77777777">
            <w:pPr>
              <w:outlineLvl w:val="2"/>
              <w:rPr>
                <w:rFonts w:ascii="Times New Roman" w:hAnsi="Times New Roman" w:cs="Times New Roman"/>
                <w:sz w:val="20"/>
                <w:szCs w:val="20"/>
              </w:rPr>
            </w:pPr>
            <w:r w:rsidRPr="00761208">
              <w:rPr>
                <w:rFonts w:ascii="Times New Roman" w:hAnsi="Times New Roman" w:eastAsia="Times New Roman" w:cs="Times New Roman"/>
                <w:color w:val="000000"/>
                <w:kern w:val="0"/>
                <w:sz w:val="20"/>
                <w:szCs w:val="20"/>
                <w14:ligatures w14:val="none"/>
              </w:rPr>
              <w:t>Country pipelines validated</w:t>
            </w:r>
          </w:p>
        </w:tc>
        <w:tc>
          <w:tcPr>
            <w:tcW w:w="3167" w:type="dxa"/>
            <w:tcMar/>
          </w:tcPr>
          <w:p w:rsidRPr="00761208" w:rsidR="001B77D1" w:rsidP="001B77D1" w:rsidRDefault="001B77D1" w14:paraId="09C8D983"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Confirm scaling and institutional partnership plans (workshops)</w:t>
            </w:r>
          </w:p>
          <w:p w:rsidRPr="00761208" w:rsidR="001B77D1" w:rsidP="001B77D1" w:rsidRDefault="001B77D1" w14:paraId="794D39CC" w14:textId="3BDFD1F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Identify and agree on key technical/institutional support needed with each </w:t>
            </w:r>
            <w:r w:rsidRPr="00761208" w:rsidR="00217359">
              <w:rPr>
                <w:rFonts w:ascii="Times New Roman" w:hAnsi="Times New Roman" w:eastAsia="Times New Roman" w:cs="Times New Roman"/>
                <w:color w:val="000000"/>
                <w:kern w:val="0"/>
                <w:sz w:val="20"/>
                <w:szCs w:val="20"/>
                <w14:ligatures w14:val="none"/>
              </w:rPr>
              <w:t>partner</w:t>
            </w:r>
          </w:p>
          <w:p w:rsidRPr="00761208" w:rsidR="001B77D1" w:rsidP="001B77D1" w:rsidRDefault="001B77D1" w14:paraId="22AF44B1"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South-south learning meetings (bilateral)</w:t>
            </w:r>
          </w:p>
          <w:p w:rsidRPr="00761208" w:rsidR="001B77D1" w:rsidP="001B77D1" w:rsidRDefault="001B77D1" w14:paraId="38EAFE43" w14:textId="77777777">
            <w:pPr>
              <w:pStyle w:val="ListParagraph"/>
              <w:numPr>
                <w:ilvl w:val="0"/>
                <w:numId w:val="25"/>
              </w:numPr>
              <w:ind w:left="129" w:hanging="129"/>
              <w:rPr>
                <w:rFonts w:ascii="Times New Roman" w:hAnsi="Times New Roman" w:cs="Times New Roman"/>
                <w:sz w:val="20"/>
                <w:szCs w:val="20"/>
              </w:rPr>
            </w:pPr>
            <w:r w:rsidRPr="00761208">
              <w:rPr>
                <w:rFonts w:ascii="Times New Roman" w:hAnsi="Times New Roman" w:eastAsia="Times New Roman" w:cs="Times New Roman"/>
                <w:color w:val="000000"/>
                <w:kern w:val="0"/>
                <w:sz w:val="20"/>
                <w:szCs w:val="20"/>
                <w14:ligatures w14:val="none"/>
              </w:rPr>
              <w:t xml:space="preserve">Assessment of finance/policy landscape assessment (IFPRI in Nigeria) </w:t>
            </w:r>
          </w:p>
          <w:p w:rsidRPr="00761208" w:rsidR="001B77D1" w:rsidP="001B77D1" w:rsidRDefault="001B77D1" w14:paraId="2A292084" w14:textId="1672C9DD">
            <w:pPr>
              <w:pStyle w:val="ListParagraph"/>
              <w:numPr>
                <w:ilvl w:val="0"/>
                <w:numId w:val="25"/>
              </w:numPr>
              <w:ind w:left="129" w:hanging="129"/>
              <w:rPr>
                <w:rFonts w:ascii="Times New Roman" w:hAnsi="Times New Roman" w:eastAsia="Times New Roman" w:cs="Times New Roman"/>
                <w:color w:val="000000" w:themeColor="text1"/>
                <w:sz w:val="20"/>
                <w:szCs w:val="20"/>
              </w:rPr>
            </w:pPr>
            <w:r w:rsidRPr="00761208">
              <w:rPr>
                <w:rFonts w:ascii="Times New Roman" w:hAnsi="Times New Roman" w:eastAsia="Times New Roman" w:cs="Times New Roman"/>
                <w:color w:val="000000" w:themeColor="text1"/>
                <w:sz w:val="20"/>
                <w:szCs w:val="20"/>
              </w:rPr>
              <w:t>Discuss key learning questions</w:t>
            </w:r>
          </w:p>
        </w:tc>
        <w:tc>
          <w:tcPr>
            <w:tcW w:w="2496" w:type="dxa"/>
            <w:tcMar/>
          </w:tcPr>
          <w:p w:rsidRPr="00761208" w:rsidR="001B77D1" w:rsidP="001B77D1" w:rsidRDefault="001B77D1" w14:paraId="06D12912" w14:textId="0197C302">
            <w:pPr>
              <w:pStyle w:val="ListParagraph"/>
              <w:numPr>
                <w:ilvl w:val="0"/>
                <w:numId w:val="25"/>
              </w:numPr>
              <w:ind w:left="129" w:hanging="129"/>
              <w:rPr>
                <w:rFonts w:ascii="Times New Roman" w:hAnsi="Times New Roman" w:eastAsia="Times New Roman" w:cs="Times New Roman"/>
                <w:color w:val="000000" w:themeColor="text1"/>
                <w:sz w:val="20"/>
                <w:szCs w:val="20"/>
                <w:u w:val="single"/>
              </w:rPr>
            </w:pPr>
            <w:r w:rsidRPr="00761208">
              <w:rPr>
                <w:rFonts w:ascii="Times New Roman" w:hAnsi="Times New Roman" w:eastAsia="Times New Roman" w:cs="Times New Roman"/>
                <w:color w:val="000000" w:themeColor="text1"/>
                <w:sz w:val="20"/>
                <w:szCs w:val="20"/>
                <w:u w:val="single"/>
              </w:rPr>
              <w:t>Updated agreed action plan (activities and timeline)</w:t>
            </w:r>
          </w:p>
          <w:p w:rsidRPr="00761208" w:rsidR="001B77D1" w:rsidP="001B77D1" w:rsidRDefault="001B77D1" w14:paraId="21214519"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Partner targets by country</w:t>
            </w:r>
          </w:p>
          <w:p w:rsidRPr="00761208" w:rsidR="001B77D1" w:rsidP="001B77D1" w:rsidRDefault="001B77D1" w14:paraId="14649458"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Baseline adoption data</w:t>
            </w:r>
          </w:p>
          <w:p w:rsidRPr="00761208" w:rsidR="001B77D1" w:rsidP="001B77D1" w:rsidRDefault="001B77D1" w14:paraId="719BB9A6"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List of support types</w:t>
            </w:r>
          </w:p>
          <w:p w:rsidRPr="00761208" w:rsidR="001B77D1" w:rsidP="001B77D1" w:rsidRDefault="001B77D1" w14:paraId="7E2E12A8"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Policy landscape</w:t>
            </w:r>
          </w:p>
          <w:p w:rsidRPr="00761208" w:rsidR="001B77D1" w:rsidP="001B77D1" w:rsidRDefault="001B77D1" w14:paraId="488EB2E3"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Finance diagnostics</w:t>
            </w:r>
          </w:p>
        </w:tc>
        <w:tc>
          <w:tcPr>
            <w:tcW w:w="2454" w:type="dxa"/>
            <w:tcMar/>
          </w:tcPr>
          <w:p w:rsidRPr="00761208" w:rsidR="001B77D1" w:rsidP="00D50739" w:rsidRDefault="00741F41" w14:paraId="2571920C" w14:textId="5A2CBC1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Review </w:t>
            </w:r>
            <w:r w:rsidRPr="00761208" w:rsidR="003D2154">
              <w:rPr>
                <w:rFonts w:ascii="Times New Roman" w:hAnsi="Times New Roman" w:eastAsia="Times New Roman" w:cs="Times New Roman"/>
                <w:color w:val="000000"/>
                <w:kern w:val="0"/>
                <w:sz w:val="20"/>
                <w:szCs w:val="20"/>
                <w14:ligatures w14:val="none"/>
              </w:rPr>
              <w:t>partners' readiness</w:t>
            </w:r>
            <w:r w:rsidRPr="00761208" w:rsidR="009B7501">
              <w:rPr>
                <w:rFonts w:ascii="Times New Roman" w:hAnsi="Times New Roman" w:eastAsia="Times New Roman" w:cs="Times New Roman"/>
                <w:color w:val="000000"/>
                <w:kern w:val="0"/>
                <w:sz w:val="20"/>
                <w:szCs w:val="20"/>
                <w14:ligatures w14:val="none"/>
              </w:rPr>
              <w:t xml:space="preserve"> and finance dia</w:t>
            </w:r>
            <w:r w:rsidRPr="00761208" w:rsidR="003D2154">
              <w:rPr>
                <w:rFonts w:ascii="Times New Roman" w:hAnsi="Times New Roman" w:eastAsia="Times New Roman" w:cs="Times New Roman"/>
                <w:color w:val="000000"/>
                <w:kern w:val="0"/>
                <w:sz w:val="20"/>
                <w:szCs w:val="20"/>
                <w14:ligatures w14:val="none"/>
              </w:rPr>
              <w:t>gnostics</w:t>
            </w:r>
            <w:r w:rsidRPr="00761208" w:rsidR="001A6EDE">
              <w:rPr>
                <w:rFonts w:ascii="Times New Roman" w:hAnsi="Times New Roman" w:eastAsia="Times New Roman" w:cs="Times New Roman"/>
                <w:color w:val="000000"/>
                <w:kern w:val="0"/>
                <w:sz w:val="20"/>
                <w:szCs w:val="20"/>
                <w14:ligatures w14:val="none"/>
              </w:rPr>
              <w:t>.</w:t>
            </w:r>
            <w:r w:rsidRPr="00761208" w:rsidR="001B77D1">
              <w:rPr>
                <w:rFonts w:ascii="Times New Roman" w:hAnsi="Times New Roman" w:eastAsia="Times New Roman" w:cs="Times New Roman"/>
                <w:color w:val="000000"/>
                <w:kern w:val="0"/>
                <w:sz w:val="20"/>
                <w:szCs w:val="20"/>
                <w14:ligatures w14:val="none"/>
              </w:rPr>
              <w:t xml:space="preserve"> </w:t>
            </w:r>
          </w:p>
          <w:p w:rsidRPr="00761208" w:rsidR="001B77D1" w:rsidP="00C40345" w:rsidRDefault="001B77D1" w14:paraId="70EC8F7B" w14:textId="38ADC9CD">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 </w:t>
            </w:r>
            <w:r w:rsidRPr="00761208" w:rsidR="00920AB0">
              <w:rPr>
                <w:rFonts w:ascii="Times New Roman" w:hAnsi="Times New Roman" w:eastAsia="Times New Roman" w:cs="Times New Roman"/>
                <w:color w:val="000000"/>
                <w:kern w:val="0"/>
                <w:sz w:val="20"/>
                <w:szCs w:val="20"/>
                <w14:ligatures w14:val="none"/>
              </w:rPr>
              <w:t xml:space="preserve">Validate </w:t>
            </w:r>
            <w:r w:rsidRPr="00761208" w:rsidR="001650B3">
              <w:rPr>
                <w:rFonts w:ascii="Times New Roman" w:hAnsi="Times New Roman" w:eastAsia="Times New Roman" w:cs="Times New Roman"/>
                <w:color w:val="000000"/>
                <w:kern w:val="0"/>
                <w:sz w:val="20"/>
                <w:szCs w:val="20"/>
                <w14:ligatures w14:val="none"/>
              </w:rPr>
              <w:t>priority regions</w:t>
            </w:r>
            <w:r w:rsidRPr="00761208" w:rsidR="00675D4B">
              <w:rPr>
                <w:rFonts w:ascii="Times New Roman" w:hAnsi="Times New Roman" w:eastAsia="Times New Roman" w:cs="Times New Roman"/>
                <w:color w:val="000000"/>
                <w:kern w:val="0"/>
                <w:sz w:val="20"/>
                <w:szCs w:val="20"/>
                <w14:ligatures w14:val="none"/>
              </w:rPr>
              <w:t xml:space="preserve"> and delivery partners</w:t>
            </w:r>
          </w:p>
          <w:p w:rsidRPr="00761208" w:rsidR="004620C7" w:rsidP="00856C85" w:rsidRDefault="004620C7" w14:paraId="65E8D8CA" w14:textId="77777777">
            <w:pPr>
              <w:outlineLvl w:val="2"/>
              <w:rPr>
                <w:rFonts w:ascii="Times New Roman" w:hAnsi="Times New Roman" w:eastAsia="Times New Roman" w:cs="Times New Roman"/>
                <w:color w:val="000000" w:themeColor="text1"/>
                <w:sz w:val="20"/>
                <w:szCs w:val="20"/>
              </w:rPr>
            </w:pPr>
          </w:p>
          <w:p w:rsidRPr="00761208" w:rsidR="00C40345" w:rsidP="00D50739" w:rsidRDefault="00EE5764" w14:paraId="7601A898" w14:textId="78897FC0">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Document risks and </w:t>
            </w:r>
            <w:r w:rsidRPr="00761208" w:rsidR="008B2E9C">
              <w:rPr>
                <w:rFonts w:ascii="Times New Roman" w:hAnsi="Times New Roman" w:eastAsia="Times New Roman" w:cs="Times New Roman"/>
                <w:color w:val="000000"/>
                <w:kern w:val="0"/>
                <w:sz w:val="20"/>
                <w:szCs w:val="20"/>
                <w14:ligatures w14:val="none"/>
              </w:rPr>
              <w:t>assumptions</w:t>
            </w:r>
            <w:r w:rsidRPr="00761208" w:rsidR="00C40345">
              <w:rPr>
                <w:rFonts w:ascii="Times New Roman" w:hAnsi="Times New Roman" w:eastAsia="Times New Roman" w:cs="Times New Roman"/>
                <w:color w:val="000000"/>
                <w:kern w:val="0"/>
                <w:sz w:val="20"/>
                <w:szCs w:val="20"/>
                <w14:ligatures w14:val="none"/>
              </w:rPr>
              <w:t xml:space="preserve"> </w:t>
            </w:r>
          </w:p>
          <w:p w:rsidRPr="00761208" w:rsidR="008B2E9C" w:rsidP="00C40345" w:rsidRDefault="008B2E9C" w14:paraId="1AD0EA23" w14:textId="2CDB5968">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Refine country action plans and support</w:t>
            </w:r>
          </w:p>
          <w:p w:rsidRPr="00761208" w:rsidR="001B77D1" w:rsidP="00856C85" w:rsidRDefault="001B77D1" w14:paraId="3E495659" w14:textId="4BF6A933">
            <w:pPr>
              <w:outlineLvl w:val="2"/>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themeColor="text1"/>
                <w:sz w:val="20"/>
                <w:szCs w:val="20"/>
              </w:rPr>
              <w:t xml:space="preserve"> </w:t>
            </w:r>
          </w:p>
          <w:p w:rsidRPr="00761208" w:rsidR="001B77D1" w:rsidP="00856C85" w:rsidRDefault="001B77D1" w14:paraId="1E826721" w14:textId="77777777">
            <w:pPr>
              <w:outlineLvl w:val="2"/>
              <w:rPr>
                <w:rFonts w:ascii="Times New Roman" w:hAnsi="Times New Roman" w:eastAsia="Times New Roman" w:cs="Times New Roman"/>
                <w:color w:val="000000"/>
                <w:kern w:val="0"/>
                <w:sz w:val="20"/>
                <w:szCs w:val="20"/>
                <w14:ligatures w14:val="none"/>
              </w:rPr>
            </w:pPr>
          </w:p>
        </w:tc>
      </w:tr>
      <w:tr w:rsidRPr="00761208" w:rsidR="001B77D1" w:rsidTr="013B7026" w14:paraId="1B6F2BDD" w14:textId="77777777">
        <w:tc>
          <w:tcPr>
            <w:tcW w:w="705" w:type="dxa"/>
            <w:tcMar/>
          </w:tcPr>
          <w:p w:rsidRPr="00761208" w:rsidR="001B77D1" w:rsidP="00856C85" w:rsidRDefault="001B77D1" w14:paraId="268CA7B3" w14:textId="77777777">
            <w:pPr>
              <w:outlineLvl w:val="2"/>
              <w:rPr>
                <w:rFonts w:ascii="Times New Roman" w:hAnsi="Times New Roman" w:cs="Times New Roman"/>
                <w:sz w:val="20"/>
                <w:szCs w:val="20"/>
              </w:rPr>
            </w:pPr>
            <w:r w:rsidRPr="00761208">
              <w:rPr>
                <w:rFonts w:ascii="Times New Roman" w:hAnsi="Times New Roman" w:cs="Times New Roman"/>
                <w:sz w:val="20"/>
                <w:szCs w:val="20"/>
              </w:rPr>
              <w:t>Q2</w:t>
            </w:r>
          </w:p>
        </w:tc>
        <w:tc>
          <w:tcPr>
            <w:tcW w:w="1523" w:type="dxa"/>
            <w:tcMar/>
          </w:tcPr>
          <w:p w:rsidRPr="00761208" w:rsidR="001B77D1" w:rsidP="00856C85" w:rsidRDefault="001B77D1" w14:paraId="7D0A4F65" w14:textId="77777777">
            <w:pPr>
              <w:outlineLvl w:val="2"/>
              <w:rPr>
                <w:rFonts w:ascii="Times New Roman" w:hAnsi="Times New Roman" w:cs="Times New Roman"/>
                <w:sz w:val="20"/>
                <w:szCs w:val="20"/>
              </w:rPr>
            </w:pPr>
            <w:r w:rsidRPr="00761208">
              <w:rPr>
                <w:rFonts w:ascii="Times New Roman" w:hAnsi="Times New Roman" w:eastAsia="Times New Roman" w:cs="Times New Roman"/>
                <w:color w:val="000000"/>
                <w:kern w:val="0"/>
                <w:sz w:val="20"/>
                <w:szCs w:val="20"/>
                <w14:ligatures w14:val="none"/>
              </w:rPr>
              <w:t>Scaling pathways operationalized by farmers, public institutions, and private partners through targeted capacity building and awareness programs</w:t>
            </w:r>
          </w:p>
        </w:tc>
        <w:tc>
          <w:tcPr>
            <w:tcW w:w="3167" w:type="dxa"/>
            <w:tcMar/>
          </w:tcPr>
          <w:p w:rsidRPr="00761208" w:rsidR="00263A2D" w:rsidP="001B77D1" w:rsidRDefault="007C5565" w14:paraId="503F8BE5" w14:textId="77777777">
            <w:pPr>
              <w:pStyle w:val="ListParagraph"/>
              <w:numPr>
                <w:ilvl w:val="0"/>
                <w:numId w:val="25"/>
              </w:numPr>
              <w:ind w:left="129" w:hanging="129"/>
              <w:rPr>
                <w:rFonts w:ascii="Times New Roman" w:hAnsi="Times New Roman" w:eastAsia="Times New Roman" w:cs="Times New Roman"/>
                <w:color w:val="000000" w:themeColor="text1"/>
                <w:sz w:val="20"/>
                <w:szCs w:val="20"/>
              </w:rPr>
            </w:pPr>
            <w:r w:rsidRPr="00761208">
              <w:rPr>
                <w:rFonts w:ascii="Times New Roman" w:hAnsi="Times New Roman" w:eastAsia="Times New Roman" w:cs="Times New Roman"/>
                <w:color w:val="000000" w:themeColor="text1"/>
                <w:sz w:val="20"/>
                <w:szCs w:val="20"/>
              </w:rPr>
              <w:t xml:space="preserve">Training material </w:t>
            </w:r>
            <w:r w:rsidRPr="00761208" w:rsidR="00461348">
              <w:rPr>
                <w:rFonts w:ascii="Times New Roman" w:hAnsi="Times New Roman" w:eastAsia="Times New Roman" w:cs="Times New Roman"/>
                <w:color w:val="000000" w:themeColor="text1"/>
                <w:sz w:val="20"/>
                <w:szCs w:val="20"/>
              </w:rPr>
              <w:t>identified/</w:t>
            </w:r>
            <w:r w:rsidRPr="00761208">
              <w:rPr>
                <w:rFonts w:ascii="Times New Roman" w:hAnsi="Times New Roman" w:eastAsia="Times New Roman" w:cs="Times New Roman"/>
                <w:color w:val="000000" w:themeColor="text1"/>
                <w:sz w:val="20"/>
                <w:szCs w:val="20"/>
              </w:rPr>
              <w:t xml:space="preserve">developed </w:t>
            </w:r>
          </w:p>
          <w:p w:rsidRPr="00761208" w:rsidR="001B77D1" w:rsidP="001B77D1" w:rsidRDefault="001B77D1" w14:paraId="5D5FB29B" w14:textId="02335800">
            <w:pPr>
              <w:pStyle w:val="ListParagraph"/>
              <w:numPr>
                <w:ilvl w:val="0"/>
                <w:numId w:val="25"/>
              </w:numPr>
              <w:ind w:left="129" w:hanging="129"/>
              <w:rPr>
                <w:rFonts w:ascii="Times New Roman" w:hAnsi="Times New Roman" w:eastAsia="Times New Roman" w:cs="Times New Roman"/>
                <w:color w:val="000000" w:themeColor="text1"/>
                <w:sz w:val="20"/>
                <w:szCs w:val="20"/>
              </w:rPr>
            </w:pPr>
            <w:r w:rsidRPr="00761208">
              <w:rPr>
                <w:rFonts w:ascii="Times New Roman" w:hAnsi="Times New Roman" w:eastAsia="Times New Roman" w:cs="Times New Roman"/>
                <w:color w:val="000000" w:themeColor="text1"/>
                <w:sz w:val="20"/>
                <w:szCs w:val="20"/>
              </w:rPr>
              <w:t>Engage with financial institutions and technology suppliers to roll out technology scaling (IFPRI in Nigeria)</w:t>
            </w:r>
          </w:p>
          <w:p w:rsidRPr="00761208" w:rsidR="001B77D1" w:rsidP="001B77D1" w:rsidRDefault="001B77D1" w14:paraId="3B53DBE5" w14:textId="77777777">
            <w:pPr>
              <w:pStyle w:val="ListParagraph"/>
              <w:numPr>
                <w:ilvl w:val="0"/>
                <w:numId w:val="25"/>
              </w:numPr>
              <w:ind w:left="129" w:hanging="129"/>
              <w:rPr>
                <w:rFonts w:ascii="Times New Roman" w:hAnsi="Times New Roman" w:eastAsia="Times New Roman" w:cs="Times New Roman"/>
                <w:color w:val="000000" w:themeColor="text1"/>
                <w:sz w:val="20"/>
                <w:szCs w:val="20"/>
              </w:rPr>
            </w:pPr>
            <w:r w:rsidRPr="00761208">
              <w:rPr>
                <w:rFonts w:ascii="Times New Roman" w:hAnsi="Times New Roman" w:eastAsia="Times New Roman" w:cs="Times New Roman"/>
                <w:color w:val="000000" w:themeColor="text1"/>
                <w:sz w:val="20"/>
                <w:szCs w:val="20"/>
              </w:rPr>
              <w:t>Farmer awareness campaigns on finance and ownership models</w:t>
            </w:r>
          </w:p>
          <w:p w:rsidRPr="00761208" w:rsidR="001B77D1" w:rsidP="001B77D1" w:rsidRDefault="00512CA4" w14:paraId="1B27B623" w14:textId="297D3857">
            <w:pPr>
              <w:pStyle w:val="ListParagraph"/>
              <w:numPr>
                <w:ilvl w:val="0"/>
                <w:numId w:val="25"/>
              </w:numPr>
              <w:ind w:left="129" w:hanging="129"/>
              <w:rPr>
                <w:rFonts w:ascii="Times New Roman" w:hAnsi="Times New Roman" w:eastAsia="Times New Roman" w:cs="Times New Roman"/>
                <w:color w:val="000000" w:themeColor="text1"/>
                <w:sz w:val="20"/>
                <w:szCs w:val="20"/>
              </w:rPr>
            </w:pPr>
            <w:r w:rsidRPr="00761208">
              <w:rPr>
                <w:rFonts w:ascii="Times New Roman" w:hAnsi="Times New Roman" w:eastAsia="Times New Roman" w:cs="Times New Roman"/>
                <w:color w:val="000000" w:themeColor="text1"/>
                <w:sz w:val="20"/>
                <w:szCs w:val="20"/>
              </w:rPr>
              <w:t xml:space="preserve">Initiate formal and informal </w:t>
            </w:r>
            <w:r w:rsidRPr="00761208" w:rsidR="001B77D1">
              <w:rPr>
                <w:rFonts w:ascii="Times New Roman" w:hAnsi="Times New Roman" w:eastAsia="Times New Roman" w:cs="Times New Roman"/>
                <w:color w:val="000000" w:themeColor="text1"/>
                <w:sz w:val="20"/>
                <w:szCs w:val="20"/>
              </w:rPr>
              <w:t>PPP (IFPRI in Nigeria)</w:t>
            </w:r>
          </w:p>
          <w:p w:rsidRPr="00761208" w:rsidR="001B77D1" w:rsidP="002023A3" w:rsidRDefault="001B77D1" w14:paraId="7061D336" w14:textId="30EE78FA">
            <w:pPr>
              <w:pStyle w:val="ListParagraph"/>
              <w:numPr>
                <w:ilvl w:val="0"/>
                <w:numId w:val="25"/>
              </w:numPr>
              <w:ind w:left="129" w:hanging="129"/>
              <w:rPr>
                <w:rFonts w:ascii="Times New Roman" w:hAnsi="Times New Roman" w:eastAsia="Times New Roman" w:cs="Times New Roman"/>
                <w:color w:val="000000" w:themeColor="text1"/>
                <w:sz w:val="20"/>
                <w:szCs w:val="20"/>
                <w:lang w:val="nl-NL"/>
              </w:rPr>
            </w:pPr>
            <w:r w:rsidRPr="00761208">
              <w:rPr>
                <w:rFonts w:ascii="Times New Roman" w:hAnsi="Times New Roman" w:eastAsia="Times New Roman" w:cs="Times New Roman"/>
                <w:color w:val="000000" w:themeColor="text1"/>
                <w:sz w:val="20"/>
                <w:szCs w:val="20"/>
                <w:lang w:val="nl-NL"/>
              </w:rPr>
              <w:t>Digital tool training (IFPRI in Nigeria)</w:t>
            </w:r>
          </w:p>
        </w:tc>
        <w:tc>
          <w:tcPr>
            <w:tcW w:w="2496" w:type="dxa"/>
            <w:tcMar/>
          </w:tcPr>
          <w:p w:rsidRPr="00761208" w:rsidR="001B77D1" w:rsidP="001B77D1" w:rsidRDefault="001B77D1" w14:paraId="73F0A80A" w14:textId="39C96A5B">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Training completion records</w:t>
            </w:r>
          </w:p>
          <w:p w:rsidRPr="00761208" w:rsidR="001B77D1" w:rsidP="001B77D1" w:rsidRDefault="001B77D1" w14:paraId="726B7759"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Pre/post knowledge assessments</w:t>
            </w:r>
          </w:p>
          <w:p w:rsidRPr="00761208" w:rsidR="001B77D1" w:rsidP="001B77D1" w:rsidRDefault="001B77D1" w14:paraId="51B511E5"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Scaling approaches </w:t>
            </w:r>
          </w:p>
          <w:p w:rsidRPr="00761208" w:rsidR="001B77D1" w:rsidP="001B77D1" w:rsidRDefault="001B77D1" w14:paraId="2A7C6FEF"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Farmer uptake intentions</w:t>
            </w:r>
          </w:p>
          <w:p w:rsidRPr="00761208" w:rsidR="001B77D1" w:rsidP="001B77D1" w:rsidRDefault="001B77D1" w14:paraId="02DEF354"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themeColor="text1"/>
                <w:sz w:val="20"/>
                <w:szCs w:val="20"/>
              </w:rPr>
              <w:t xml:space="preserve">Feedback for adaptive learning </w:t>
            </w:r>
          </w:p>
        </w:tc>
        <w:tc>
          <w:tcPr>
            <w:tcW w:w="2454" w:type="dxa"/>
            <w:tcMar/>
          </w:tcPr>
          <w:p w:rsidRPr="00761208" w:rsidR="001B77D1" w:rsidP="001B77D1" w:rsidRDefault="00C40345" w14:paraId="3E298647" w14:textId="2DF0B512">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Analyze pre- and</w:t>
            </w:r>
            <w:r w:rsidRPr="00761208" w:rsidR="002B0282">
              <w:rPr>
                <w:rFonts w:ascii="Times New Roman" w:hAnsi="Times New Roman" w:eastAsia="Times New Roman" w:cs="Times New Roman"/>
                <w:color w:val="000000"/>
                <w:kern w:val="0"/>
                <w:sz w:val="20"/>
                <w:szCs w:val="20"/>
                <w14:ligatures w14:val="none"/>
              </w:rPr>
              <w:t xml:space="preserve"> post- training and partner feedback</w:t>
            </w:r>
          </w:p>
          <w:p w:rsidRPr="00761208" w:rsidR="001B77D1" w:rsidP="001B77D1" w:rsidRDefault="002B0282" w14:paraId="3224F925" w14:textId="7966A6AE">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Identify gaps</w:t>
            </w:r>
            <w:r w:rsidRPr="00761208" w:rsidR="00BB18BE">
              <w:rPr>
                <w:rFonts w:ascii="Times New Roman" w:hAnsi="Times New Roman" w:eastAsia="Times New Roman" w:cs="Times New Roman"/>
                <w:color w:val="000000"/>
                <w:kern w:val="0"/>
                <w:sz w:val="20"/>
                <w:szCs w:val="20"/>
                <w14:ligatures w14:val="none"/>
              </w:rPr>
              <w:t xml:space="preserve"> in institutional and farmers' understanding of scaling pathways</w:t>
            </w:r>
          </w:p>
          <w:p w:rsidRPr="00761208" w:rsidR="00BB18BE" w:rsidP="001B77D1" w:rsidRDefault="00BB18BE" w14:paraId="640542C3"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Adapt training content, delivery methods and awareness strategies</w:t>
            </w:r>
          </w:p>
          <w:p w:rsidRPr="00761208" w:rsidR="00164C4D" w:rsidP="001B77D1" w:rsidRDefault="00164C4D" w14:paraId="5EAFDAF1" w14:textId="0EE71E60">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Adjust partnerships and PPP </w:t>
            </w:r>
            <w:r w:rsidRPr="00761208" w:rsidR="00370877">
              <w:rPr>
                <w:rFonts w:ascii="Times New Roman" w:hAnsi="Times New Roman" w:eastAsia="Times New Roman" w:cs="Times New Roman"/>
                <w:color w:val="000000"/>
                <w:kern w:val="0"/>
                <w:sz w:val="20"/>
                <w:szCs w:val="20"/>
                <w14:ligatures w14:val="none"/>
              </w:rPr>
              <w:t>arrangements</w:t>
            </w:r>
          </w:p>
        </w:tc>
      </w:tr>
      <w:tr w:rsidRPr="00761208" w:rsidR="001B77D1" w:rsidTr="013B7026" w14:paraId="2E4BCF44" w14:textId="77777777">
        <w:tc>
          <w:tcPr>
            <w:tcW w:w="705" w:type="dxa"/>
            <w:tcMar/>
          </w:tcPr>
          <w:p w:rsidRPr="00761208" w:rsidR="001B77D1" w:rsidP="00856C85" w:rsidRDefault="001B77D1" w14:paraId="12F28EBC" w14:textId="77777777">
            <w:pPr>
              <w:outlineLvl w:val="2"/>
              <w:rPr>
                <w:rFonts w:ascii="Times New Roman" w:hAnsi="Times New Roman" w:cs="Times New Roman"/>
                <w:sz w:val="20"/>
                <w:szCs w:val="20"/>
              </w:rPr>
            </w:pPr>
            <w:r w:rsidRPr="00761208">
              <w:rPr>
                <w:rFonts w:ascii="Times New Roman" w:hAnsi="Times New Roman" w:cs="Times New Roman"/>
                <w:sz w:val="20"/>
                <w:szCs w:val="20"/>
              </w:rPr>
              <w:t>Q3</w:t>
            </w:r>
          </w:p>
        </w:tc>
        <w:tc>
          <w:tcPr>
            <w:tcW w:w="1523" w:type="dxa"/>
            <w:tcMar/>
          </w:tcPr>
          <w:p w:rsidRPr="00761208" w:rsidR="001B77D1" w:rsidP="00856C85" w:rsidRDefault="001B77D1" w14:paraId="7E5A86C7" w14:textId="77777777">
            <w:pPr>
              <w:outlineLvl w:val="2"/>
              <w:rPr>
                <w:rFonts w:ascii="Times New Roman" w:hAnsi="Times New Roman" w:cs="Times New Roman"/>
                <w:sz w:val="20"/>
                <w:szCs w:val="20"/>
              </w:rPr>
            </w:pPr>
            <w:r w:rsidRPr="00761208">
              <w:rPr>
                <w:rFonts w:ascii="Times New Roman" w:hAnsi="Times New Roman" w:eastAsia="Times New Roman" w:cs="Times New Roman"/>
                <w:color w:val="000000"/>
                <w:kern w:val="0"/>
                <w:sz w:val="20"/>
                <w:szCs w:val="20"/>
                <w14:ligatures w14:val="none"/>
              </w:rPr>
              <w:t>Early scaling proof achieved</w:t>
            </w:r>
          </w:p>
        </w:tc>
        <w:tc>
          <w:tcPr>
            <w:tcW w:w="3167" w:type="dxa"/>
            <w:tcMar/>
          </w:tcPr>
          <w:p w:rsidRPr="00761208" w:rsidR="001B77D1" w:rsidP="001B77D1" w:rsidRDefault="002B19EB" w14:paraId="71F1813E" w14:textId="274C70F5">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Training</w:t>
            </w:r>
            <w:r w:rsidRPr="00761208" w:rsidR="006A371E">
              <w:rPr>
                <w:rFonts w:ascii="Times New Roman" w:hAnsi="Times New Roman" w:eastAsia="Times New Roman" w:cs="Times New Roman"/>
                <w:color w:val="000000"/>
                <w:kern w:val="0"/>
                <w:sz w:val="20"/>
                <w:szCs w:val="20"/>
                <w14:ligatures w14:val="none"/>
              </w:rPr>
              <w:t xml:space="preserve"> and </w:t>
            </w:r>
            <w:r w:rsidRPr="00761208">
              <w:rPr>
                <w:rFonts w:ascii="Times New Roman" w:hAnsi="Times New Roman" w:eastAsia="Times New Roman" w:cs="Times New Roman"/>
                <w:color w:val="000000"/>
                <w:kern w:val="0"/>
                <w:sz w:val="20"/>
                <w:szCs w:val="20"/>
                <w14:ligatures w14:val="none"/>
              </w:rPr>
              <w:t>awareness through the media houses</w:t>
            </w:r>
          </w:p>
          <w:p w:rsidRPr="00761208" w:rsidR="001B77D1" w:rsidP="001B77D1" w:rsidRDefault="001B77D1" w14:paraId="58F81897" w14:textId="7C848503">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Rollout digital advisory (contribution from IFPRI in Nigeria)</w:t>
            </w:r>
          </w:p>
          <w:p w:rsidRPr="00761208" w:rsidR="007F6F79" w:rsidP="001B77D1" w:rsidRDefault="00007ED7" w14:paraId="7EBA9834" w14:textId="57FAFB4B">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Define financial facility (contribution from IFPRI in Nigeria)</w:t>
            </w:r>
          </w:p>
          <w:p w:rsidRPr="00761208" w:rsidR="001B77D1" w:rsidP="00C5697F" w:rsidRDefault="002023A3" w14:paraId="283961DF" w14:textId="0320385F">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themeColor="text1"/>
                <w:sz w:val="20"/>
                <w:szCs w:val="20"/>
              </w:rPr>
              <w:t>Mid-year</w:t>
            </w:r>
            <w:r w:rsidRPr="00761208" w:rsidR="001B77D1">
              <w:rPr>
                <w:rFonts w:ascii="Times New Roman" w:hAnsi="Times New Roman" w:eastAsia="Times New Roman" w:cs="Times New Roman"/>
                <w:color w:val="000000" w:themeColor="text1"/>
                <w:sz w:val="20"/>
                <w:szCs w:val="20"/>
              </w:rPr>
              <w:t xml:space="preserve"> reflection workshop (½ day adaptive learning)</w:t>
            </w:r>
          </w:p>
        </w:tc>
        <w:tc>
          <w:tcPr>
            <w:tcW w:w="2496" w:type="dxa"/>
            <w:tcMar/>
          </w:tcPr>
          <w:p w:rsidRPr="00761208" w:rsidR="001B77D1" w:rsidP="001B77D1" w:rsidRDefault="001B77D1" w14:paraId="3C6C732A" w14:textId="78E92DCE">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Adoption rates</w:t>
            </w:r>
            <w:r w:rsidRPr="00761208" w:rsidR="006A371E">
              <w:rPr>
                <w:rFonts w:ascii="Times New Roman" w:hAnsi="Times New Roman" w:eastAsia="Times New Roman" w:cs="Times New Roman"/>
                <w:color w:val="000000"/>
                <w:kern w:val="0"/>
                <w:sz w:val="20"/>
                <w:szCs w:val="20"/>
                <w14:ligatures w14:val="none"/>
              </w:rPr>
              <w:t xml:space="preserve"> ≥ 40% of targeted farmers. </w:t>
            </w:r>
          </w:p>
          <w:p w:rsidRPr="00761208" w:rsidR="001B77D1" w:rsidP="001B77D1" w:rsidRDefault="001B77D1" w14:paraId="18A16078"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Irrigated areas data</w:t>
            </w:r>
          </w:p>
          <w:p w:rsidRPr="00761208" w:rsidR="001B77D1" w:rsidP="001B77D1" w:rsidRDefault="001B77D1" w14:paraId="01FEAD1F"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Gender </w:t>
            </w:r>
            <w:proofErr w:type="gramStart"/>
            <w:r w:rsidRPr="00761208">
              <w:rPr>
                <w:rFonts w:ascii="Times New Roman" w:hAnsi="Times New Roman" w:eastAsia="Times New Roman" w:cs="Times New Roman"/>
                <w:color w:val="000000"/>
                <w:kern w:val="0"/>
                <w:sz w:val="20"/>
                <w:szCs w:val="20"/>
                <w14:ligatures w14:val="none"/>
              </w:rPr>
              <w:t>disaggregated  participation</w:t>
            </w:r>
            <w:proofErr w:type="gramEnd"/>
            <w:r w:rsidRPr="00761208">
              <w:rPr>
                <w:rFonts w:ascii="Times New Roman" w:hAnsi="Times New Roman" w:eastAsia="Times New Roman" w:cs="Times New Roman"/>
                <w:color w:val="000000"/>
                <w:kern w:val="0"/>
                <w:sz w:val="20"/>
                <w:szCs w:val="20"/>
                <w14:ligatures w14:val="none"/>
              </w:rPr>
              <w:t xml:space="preserve"> rates </w:t>
            </w:r>
          </w:p>
          <w:p w:rsidRPr="00761208" w:rsidR="001B77D1" w:rsidP="001B77D1" w:rsidRDefault="001B77D1" w14:paraId="2244235A"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Youth participation </w:t>
            </w:r>
          </w:p>
        </w:tc>
        <w:tc>
          <w:tcPr>
            <w:tcW w:w="2454" w:type="dxa"/>
            <w:tcMar/>
          </w:tcPr>
          <w:p w:rsidRPr="00761208" w:rsidR="001B77D1" w:rsidP="002E2873" w:rsidRDefault="00370877" w14:paraId="4E4E8FBA" w14:textId="4D9B6DF1">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Review mid-year performance data</w:t>
            </w:r>
          </w:p>
          <w:p w:rsidRPr="00761208" w:rsidR="002023A3" w:rsidP="002E2873" w:rsidRDefault="00BC70BA" w14:paraId="3A6D3B74" w14:textId="018B5B5C">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Assess the effectiveness of the finance mechanisms</w:t>
            </w:r>
            <w:r w:rsidRPr="00761208" w:rsidR="002C39E0">
              <w:rPr>
                <w:rFonts w:ascii="Times New Roman" w:hAnsi="Times New Roman" w:eastAsia="Times New Roman" w:cs="Times New Roman"/>
                <w:color w:val="000000"/>
                <w:kern w:val="0"/>
                <w:sz w:val="20"/>
                <w:szCs w:val="20"/>
                <w14:ligatures w14:val="none"/>
              </w:rPr>
              <w:t xml:space="preserve"> and advisory services</w:t>
            </w:r>
          </w:p>
          <w:p w:rsidRPr="00761208" w:rsidR="002C39E0" w:rsidP="002E2873" w:rsidRDefault="002C39E0" w14:paraId="5DD2FF1E" w14:textId="4CED8908">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Identify </w:t>
            </w:r>
            <w:r w:rsidRPr="00761208" w:rsidR="0068038F">
              <w:rPr>
                <w:rFonts w:ascii="Times New Roman" w:hAnsi="Times New Roman" w:eastAsia="Times New Roman" w:cs="Times New Roman"/>
                <w:color w:val="000000"/>
                <w:kern w:val="0"/>
                <w:sz w:val="20"/>
                <w:szCs w:val="20"/>
                <w14:ligatures w14:val="none"/>
              </w:rPr>
              <w:t>bottlenecks</w:t>
            </w:r>
            <w:r w:rsidRPr="00761208">
              <w:rPr>
                <w:rFonts w:ascii="Times New Roman" w:hAnsi="Times New Roman" w:eastAsia="Times New Roman" w:cs="Times New Roman"/>
                <w:color w:val="000000"/>
                <w:kern w:val="0"/>
                <w:sz w:val="20"/>
                <w:szCs w:val="20"/>
                <w14:ligatures w14:val="none"/>
              </w:rPr>
              <w:t xml:space="preserve"> and </w:t>
            </w:r>
            <w:r w:rsidRPr="00761208" w:rsidR="0068038F">
              <w:rPr>
                <w:rFonts w:ascii="Times New Roman" w:hAnsi="Times New Roman" w:eastAsia="Times New Roman" w:cs="Times New Roman"/>
                <w:color w:val="000000"/>
                <w:kern w:val="0"/>
                <w:sz w:val="20"/>
                <w:szCs w:val="20"/>
                <w14:ligatures w14:val="none"/>
              </w:rPr>
              <w:t>successful practices</w:t>
            </w:r>
          </w:p>
          <w:p w:rsidRPr="00761208" w:rsidR="0068038F" w:rsidP="002E2873" w:rsidRDefault="0068038F" w14:paraId="7EC0146E" w14:textId="534357E9">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proofErr w:type="gramStart"/>
            <w:r w:rsidRPr="00761208">
              <w:rPr>
                <w:rFonts w:ascii="Times New Roman" w:hAnsi="Times New Roman" w:eastAsia="Times New Roman" w:cs="Times New Roman"/>
                <w:color w:val="000000"/>
                <w:kern w:val="0"/>
                <w:sz w:val="20"/>
                <w:szCs w:val="20"/>
                <w14:ligatures w14:val="none"/>
              </w:rPr>
              <w:t>Rebalance</w:t>
            </w:r>
            <w:proofErr w:type="gramEnd"/>
            <w:r w:rsidRPr="00761208">
              <w:rPr>
                <w:rFonts w:ascii="Times New Roman" w:hAnsi="Times New Roman" w:eastAsia="Times New Roman" w:cs="Times New Roman"/>
                <w:color w:val="000000"/>
                <w:kern w:val="0"/>
                <w:sz w:val="20"/>
                <w:szCs w:val="20"/>
                <w14:ligatures w14:val="none"/>
              </w:rPr>
              <w:t xml:space="preserve"> delivery</w:t>
            </w:r>
          </w:p>
          <w:p w:rsidRPr="00761208" w:rsidR="002023A3" w:rsidP="00412E70" w:rsidRDefault="002023A3" w14:paraId="2B0D0A2B" w14:textId="77777777">
            <w:pPr>
              <w:pStyle w:val="ListParagraph"/>
              <w:ind w:left="129"/>
              <w:rPr>
                <w:rFonts w:ascii="Times New Roman" w:hAnsi="Times New Roman" w:eastAsia="Times New Roman" w:cs="Times New Roman"/>
                <w:color w:val="000000"/>
                <w:kern w:val="0"/>
                <w:sz w:val="20"/>
                <w:szCs w:val="20"/>
                <w14:ligatures w14:val="none"/>
              </w:rPr>
            </w:pPr>
          </w:p>
        </w:tc>
      </w:tr>
      <w:tr w:rsidRPr="00761208" w:rsidR="001B77D1" w:rsidTr="013B7026" w14:paraId="6D264BBB" w14:textId="77777777">
        <w:trPr>
          <w:trHeight w:val="1862"/>
        </w:trPr>
        <w:tc>
          <w:tcPr>
            <w:tcW w:w="705" w:type="dxa"/>
            <w:tcMar/>
          </w:tcPr>
          <w:p w:rsidRPr="00761208" w:rsidR="001B77D1" w:rsidP="00856C85" w:rsidRDefault="001B77D1" w14:paraId="2D5B2DA9" w14:textId="77777777">
            <w:pPr>
              <w:outlineLvl w:val="2"/>
              <w:rPr>
                <w:rFonts w:ascii="Times New Roman" w:hAnsi="Times New Roman" w:cs="Times New Roman"/>
                <w:sz w:val="20"/>
                <w:szCs w:val="20"/>
              </w:rPr>
            </w:pPr>
            <w:r w:rsidRPr="00761208">
              <w:rPr>
                <w:rFonts w:ascii="Times New Roman" w:hAnsi="Times New Roman" w:cs="Times New Roman"/>
                <w:sz w:val="20"/>
                <w:szCs w:val="20"/>
              </w:rPr>
              <w:lastRenderedPageBreak/>
              <w:t>Q4</w:t>
            </w:r>
          </w:p>
        </w:tc>
        <w:tc>
          <w:tcPr>
            <w:tcW w:w="1523" w:type="dxa"/>
            <w:tcMar/>
          </w:tcPr>
          <w:p w:rsidRPr="00761208" w:rsidR="001B77D1" w:rsidP="00856C85" w:rsidRDefault="001B77D1" w14:paraId="1DF36A96" w14:textId="3392F22D">
            <w:pPr>
              <w:outlineLvl w:val="2"/>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Expand outreach, strengthen </w:t>
            </w:r>
            <w:r w:rsidRPr="00761208" w:rsidR="00E774D7">
              <w:rPr>
                <w:rFonts w:ascii="Times New Roman" w:hAnsi="Times New Roman" w:eastAsia="Times New Roman" w:cs="Times New Roman"/>
                <w:color w:val="000000"/>
                <w:kern w:val="0"/>
                <w:sz w:val="20"/>
                <w:szCs w:val="20"/>
                <w14:ligatures w14:val="none"/>
              </w:rPr>
              <w:t>partners'</w:t>
            </w:r>
            <w:r w:rsidRPr="00761208">
              <w:rPr>
                <w:rFonts w:ascii="Times New Roman" w:hAnsi="Times New Roman" w:eastAsia="Times New Roman" w:cs="Times New Roman"/>
                <w:color w:val="000000"/>
                <w:kern w:val="0"/>
                <w:sz w:val="20"/>
                <w:szCs w:val="20"/>
                <w14:ligatures w14:val="none"/>
              </w:rPr>
              <w:t xml:space="preserve"> </w:t>
            </w:r>
            <w:r w:rsidRPr="00761208" w:rsidR="00EE65B2">
              <w:rPr>
                <w:rFonts w:ascii="Times New Roman" w:hAnsi="Times New Roman" w:eastAsia="Times New Roman" w:cs="Times New Roman"/>
                <w:color w:val="000000"/>
                <w:kern w:val="0"/>
                <w:sz w:val="20"/>
                <w:szCs w:val="20"/>
                <w14:ligatures w14:val="none"/>
              </w:rPr>
              <w:t>engagement, and</w:t>
            </w:r>
            <w:r w:rsidRPr="00761208">
              <w:rPr>
                <w:rFonts w:ascii="Times New Roman" w:hAnsi="Times New Roman" w:eastAsia="Times New Roman" w:cs="Times New Roman"/>
                <w:color w:val="000000"/>
                <w:kern w:val="0"/>
                <w:sz w:val="20"/>
                <w:szCs w:val="20"/>
                <w14:ligatures w14:val="none"/>
              </w:rPr>
              <w:t xml:space="preserve"> lessons for policy</w:t>
            </w:r>
          </w:p>
          <w:p w:rsidRPr="00761208" w:rsidR="001B77D1" w:rsidP="00856C85" w:rsidRDefault="001B77D1" w14:paraId="1E4CCD31" w14:textId="77777777">
            <w:pPr>
              <w:outlineLvl w:val="2"/>
              <w:rPr>
                <w:rFonts w:ascii="Times New Roman" w:hAnsi="Times New Roman" w:eastAsia="Times New Roman" w:cs="Times New Roman"/>
                <w:color w:val="000000"/>
                <w:kern w:val="0"/>
                <w:sz w:val="20"/>
                <w:szCs w:val="20"/>
                <w14:ligatures w14:val="none"/>
              </w:rPr>
            </w:pPr>
          </w:p>
          <w:p w:rsidRPr="00761208" w:rsidR="001B77D1" w:rsidP="00856C85" w:rsidRDefault="001B77D1" w14:paraId="03689C55" w14:textId="77777777">
            <w:pPr>
              <w:outlineLvl w:val="2"/>
              <w:rPr>
                <w:rFonts w:ascii="Times New Roman" w:hAnsi="Times New Roman" w:cs="Times New Roman"/>
                <w:sz w:val="20"/>
                <w:szCs w:val="20"/>
              </w:rPr>
            </w:pPr>
          </w:p>
        </w:tc>
        <w:tc>
          <w:tcPr>
            <w:tcW w:w="3167" w:type="dxa"/>
            <w:tcMar/>
          </w:tcPr>
          <w:p w:rsidRPr="00761208" w:rsidR="00AE4ACE" w:rsidP="00AE4ACE" w:rsidRDefault="00AE4ACE" w14:paraId="04FA11CC"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Training and awareness through the media houses</w:t>
            </w:r>
          </w:p>
          <w:p w:rsidRPr="00761208" w:rsidR="006D5B07" w:rsidP="00AE4ACE" w:rsidRDefault="006D5B07" w14:paraId="595CE7D3" w14:textId="5C366716">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themeColor="text1"/>
                <w:sz w:val="20"/>
                <w:szCs w:val="20"/>
              </w:rPr>
              <w:t>Initiate formal and informal PPP</w:t>
            </w:r>
          </w:p>
          <w:p w:rsidRPr="00761208" w:rsidR="001B77D1" w:rsidP="001B77D1" w:rsidRDefault="001B77D1" w14:paraId="0BC4DA14" w14:textId="0B11748E">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Policy </w:t>
            </w:r>
            <w:r w:rsidRPr="00761208" w:rsidR="009D43B5">
              <w:rPr>
                <w:rFonts w:ascii="Times New Roman" w:hAnsi="Times New Roman" w:eastAsia="Times New Roman" w:cs="Times New Roman"/>
                <w:color w:val="000000"/>
                <w:kern w:val="0"/>
                <w:sz w:val="20"/>
                <w:szCs w:val="20"/>
                <w14:ligatures w14:val="none"/>
              </w:rPr>
              <w:t>briefs</w:t>
            </w:r>
          </w:p>
          <w:p w:rsidRPr="00761208" w:rsidR="001B77D1" w:rsidP="006D5B07" w:rsidRDefault="001B77D1" w14:paraId="297C4222"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Annual learning workshop (adaptive learning)</w:t>
            </w:r>
          </w:p>
          <w:p w:rsidRPr="00761208" w:rsidR="00D52566" w:rsidP="006D5B07" w:rsidRDefault="00D52566" w14:paraId="7DBE73B3" w14:textId="138F384F">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Plan for 2027</w:t>
            </w:r>
          </w:p>
        </w:tc>
        <w:tc>
          <w:tcPr>
            <w:tcW w:w="2496" w:type="dxa"/>
            <w:tcMar/>
          </w:tcPr>
          <w:p w:rsidRPr="00761208" w:rsidR="001B77D1" w:rsidP="001B77D1" w:rsidRDefault="00BC3E7B" w14:paraId="0E6994C3" w14:textId="7C467823">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sidR="7326C130">
              <w:rPr>
                <w:rFonts w:ascii="Times New Roman" w:hAnsi="Times New Roman" w:eastAsia="Times New Roman" w:cs="Times New Roman"/>
                <w:color w:val="000000"/>
                <w:kern w:val="0"/>
                <w:sz w:val="20"/>
                <w:szCs w:val="20"/>
                <w14:ligatures w14:val="none"/>
              </w:rPr>
              <w:t xml:space="preserve">Adoption </w:t>
            </w:r>
            <w:proofErr w:type="gramStart"/>
            <w:r w:rsidRPr="00761208" w:rsidR="7326C130">
              <w:rPr>
                <w:rFonts w:ascii="Times New Roman" w:hAnsi="Times New Roman" w:eastAsia="Times New Roman" w:cs="Times New Roman"/>
                <w:color w:val="000000"/>
                <w:kern w:val="0"/>
                <w:sz w:val="20"/>
                <w:szCs w:val="20"/>
                <w14:ligatures w14:val="none"/>
              </w:rPr>
              <w:t>rate</w:t>
            </w:r>
            <w:proofErr w:type="gramEnd"/>
            <w:r w:rsidRPr="00761208" w:rsidR="6D3958B4">
              <w:rPr>
                <w:rFonts w:ascii="Times New Roman" w:hAnsi="Times New Roman" w:eastAsia="Times New Roman" w:cs="Times New Roman"/>
                <w:color w:val="000000"/>
                <w:kern w:val="0"/>
                <w:sz w:val="20"/>
                <w:szCs w:val="20"/>
                <w14:ligatures w14:val="none"/>
              </w:rPr>
              <w:t xml:space="preserve"> reach </w:t>
            </w:r>
            <w:r w:rsidRPr="00761208" w:rsidR="3208B15D">
              <w:rPr>
                <w:rFonts w:ascii="Times New Roman" w:hAnsi="Times New Roman" w:eastAsia="Times New Roman" w:cs="Times New Roman"/>
                <w:color w:val="000000"/>
                <w:kern w:val="0"/>
                <w:sz w:val="20"/>
                <w:szCs w:val="20"/>
                <w14:ligatures w14:val="none"/>
              </w:rPr>
              <w:t>100% of targeted farmers</w:t>
            </w:r>
          </w:p>
          <w:p w:rsidRPr="00761208" w:rsidR="001B77D1" w:rsidP="001B77D1" w:rsidRDefault="001B77D1" w14:paraId="037CC4B3"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Finance transactions </w:t>
            </w:r>
          </w:p>
        </w:tc>
        <w:tc>
          <w:tcPr>
            <w:tcW w:w="2454" w:type="dxa"/>
            <w:tcMar/>
          </w:tcPr>
          <w:p w:rsidRPr="00761208" w:rsidR="00154939" w:rsidP="00154939" w:rsidRDefault="00154939" w14:paraId="02FAF8CB"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Synthesize annual learning</w:t>
            </w:r>
          </w:p>
          <w:p w:rsidRPr="00761208" w:rsidR="00154939" w:rsidP="00154939" w:rsidRDefault="00154939" w14:paraId="71272E01"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Evaluate partners' performance </w:t>
            </w:r>
          </w:p>
          <w:p w:rsidRPr="00761208" w:rsidR="00154939" w:rsidP="00154939" w:rsidRDefault="00154939" w14:paraId="071CC74B"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Integrate lessons into revised scaling pathways</w:t>
            </w:r>
          </w:p>
          <w:p w:rsidRPr="00761208" w:rsidR="001B77D1" w:rsidP="00154939" w:rsidRDefault="00154939" w14:paraId="6492C1EB" w14:textId="477632FB">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Confirm 2027 priorities and resource allocations</w:t>
            </w:r>
          </w:p>
        </w:tc>
      </w:tr>
      <w:tr w:rsidRPr="00761208" w:rsidR="001B77D1" w:rsidTr="013B7026" w14:paraId="43ACC257" w14:textId="77777777">
        <w:tc>
          <w:tcPr>
            <w:tcW w:w="705" w:type="dxa"/>
            <w:shd w:val="clear" w:color="auto" w:fill="A5C9EB" w:themeFill="text2" w:themeFillTint="40"/>
            <w:tcMar/>
          </w:tcPr>
          <w:p w:rsidRPr="00761208" w:rsidR="001B77D1" w:rsidP="00856C85" w:rsidRDefault="001B77D1" w14:paraId="71342C55" w14:textId="77777777">
            <w:pPr>
              <w:outlineLvl w:val="2"/>
              <w:rPr>
                <w:rFonts w:ascii="Times New Roman" w:hAnsi="Times New Roman" w:cs="Times New Roman"/>
                <w:b/>
                <w:bCs/>
                <w:sz w:val="20"/>
                <w:szCs w:val="20"/>
              </w:rPr>
            </w:pPr>
            <w:r w:rsidRPr="00761208">
              <w:rPr>
                <w:rFonts w:ascii="Times New Roman" w:hAnsi="Times New Roman" w:cs="Times New Roman"/>
                <w:b/>
                <w:bCs/>
                <w:sz w:val="20"/>
                <w:szCs w:val="20"/>
              </w:rPr>
              <w:t>2027</w:t>
            </w:r>
          </w:p>
        </w:tc>
        <w:tc>
          <w:tcPr>
            <w:tcW w:w="1523" w:type="dxa"/>
            <w:shd w:val="clear" w:color="auto" w:fill="A5C9EB" w:themeFill="text2" w:themeFillTint="40"/>
            <w:tcMar/>
          </w:tcPr>
          <w:p w:rsidRPr="00761208" w:rsidR="001B77D1" w:rsidP="00856C85" w:rsidRDefault="001B77D1" w14:paraId="7995AC31" w14:textId="77777777">
            <w:pPr>
              <w:outlineLvl w:val="2"/>
              <w:rPr>
                <w:rFonts w:ascii="Times New Roman" w:hAnsi="Times New Roman" w:cs="Times New Roman"/>
                <w:b/>
                <w:bCs/>
                <w:sz w:val="20"/>
                <w:szCs w:val="20"/>
              </w:rPr>
            </w:pPr>
          </w:p>
        </w:tc>
        <w:tc>
          <w:tcPr>
            <w:tcW w:w="3167" w:type="dxa"/>
            <w:shd w:val="clear" w:color="auto" w:fill="A5C9EB" w:themeFill="text2" w:themeFillTint="40"/>
            <w:tcMar/>
          </w:tcPr>
          <w:p w:rsidRPr="00761208" w:rsidR="001B77D1" w:rsidP="00856C85" w:rsidRDefault="001B77D1" w14:paraId="7DFBC29E" w14:textId="77777777">
            <w:pPr>
              <w:outlineLvl w:val="2"/>
              <w:rPr>
                <w:rFonts w:ascii="Times New Roman" w:hAnsi="Times New Roman" w:cs="Times New Roman"/>
                <w:sz w:val="20"/>
                <w:szCs w:val="20"/>
              </w:rPr>
            </w:pPr>
          </w:p>
        </w:tc>
        <w:tc>
          <w:tcPr>
            <w:tcW w:w="2496" w:type="dxa"/>
            <w:shd w:val="clear" w:color="auto" w:fill="A5C9EB" w:themeFill="text2" w:themeFillTint="40"/>
            <w:tcMar/>
          </w:tcPr>
          <w:p w:rsidRPr="00761208" w:rsidR="001B77D1" w:rsidP="00856C85" w:rsidRDefault="001B77D1" w14:paraId="3E661A1D" w14:textId="4D60A865">
            <w:pPr>
              <w:outlineLvl w:val="2"/>
              <w:rPr>
                <w:rFonts w:ascii="Times New Roman" w:hAnsi="Times New Roman" w:cs="Times New Roman"/>
                <w:sz w:val="20"/>
                <w:szCs w:val="20"/>
              </w:rPr>
            </w:pPr>
          </w:p>
        </w:tc>
        <w:tc>
          <w:tcPr>
            <w:tcW w:w="2454" w:type="dxa"/>
            <w:shd w:val="clear" w:color="auto" w:fill="A5C9EB" w:themeFill="text2" w:themeFillTint="40"/>
            <w:tcMar/>
          </w:tcPr>
          <w:p w:rsidRPr="00761208" w:rsidR="001B77D1" w:rsidP="00856C85" w:rsidRDefault="001B77D1" w14:paraId="6E04A7F8" w14:textId="77777777">
            <w:pPr>
              <w:outlineLvl w:val="2"/>
              <w:rPr>
                <w:rFonts w:ascii="Times New Roman" w:hAnsi="Times New Roman" w:cs="Times New Roman"/>
                <w:sz w:val="20"/>
                <w:szCs w:val="20"/>
              </w:rPr>
            </w:pPr>
          </w:p>
        </w:tc>
      </w:tr>
      <w:tr w:rsidRPr="00761208" w:rsidR="001B77D1" w:rsidTr="013B7026" w14:paraId="1D517376" w14:textId="77777777">
        <w:tc>
          <w:tcPr>
            <w:tcW w:w="705" w:type="dxa"/>
            <w:tcMar/>
          </w:tcPr>
          <w:p w:rsidRPr="00761208" w:rsidR="001B77D1" w:rsidP="00856C85" w:rsidRDefault="001B77D1" w14:paraId="55A85726" w14:textId="77777777">
            <w:pPr>
              <w:outlineLvl w:val="2"/>
              <w:rPr>
                <w:rFonts w:ascii="Times New Roman" w:hAnsi="Times New Roman" w:cs="Times New Roman"/>
                <w:sz w:val="20"/>
                <w:szCs w:val="20"/>
              </w:rPr>
            </w:pPr>
            <w:r w:rsidRPr="00761208">
              <w:rPr>
                <w:rFonts w:ascii="Times New Roman" w:hAnsi="Times New Roman" w:cs="Times New Roman"/>
                <w:sz w:val="20"/>
                <w:szCs w:val="20"/>
              </w:rPr>
              <w:t>Q1-2</w:t>
            </w:r>
          </w:p>
        </w:tc>
        <w:tc>
          <w:tcPr>
            <w:tcW w:w="1523" w:type="dxa"/>
            <w:tcMar/>
          </w:tcPr>
          <w:p w:rsidRPr="00761208" w:rsidR="001B77D1" w:rsidP="00856C85" w:rsidRDefault="001B77D1" w14:paraId="36243AF3" w14:textId="77777777">
            <w:pPr>
              <w:outlineLvl w:val="2"/>
              <w:rPr>
                <w:rFonts w:ascii="Times New Roman" w:hAnsi="Times New Roman" w:cs="Times New Roman"/>
                <w:sz w:val="20"/>
                <w:szCs w:val="20"/>
              </w:rPr>
            </w:pPr>
            <w:r w:rsidRPr="00761208">
              <w:rPr>
                <w:rFonts w:ascii="Times New Roman" w:hAnsi="Times New Roman" w:eastAsia="Times New Roman" w:cs="Times New Roman"/>
                <w:color w:val="000000"/>
                <w:kern w:val="0"/>
                <w:sz w:val="20"/>
                <w:szCs w:val="20"/>
                <w14:ligatures w14:val="none"/>
              </w:rPr>
              <w:t>Finance and delivery systems scaled</w:t>
            </w:r>
          </w:p>
        </w:tc>
        <w:tc>
          <w:tcPr>
            <w:tcW w:w="3167" w:type="dxa"/>
            <w:tcMar/>
          </w:tcPr>
          <w:p w:rsidRPr="00761208" w:rsidR="00E24D66" w:rsidP="001B77D1" w:rsidRDefault="00E24D66" w14:paraId="105FE20E" w14:textId="321B7E9A">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New regions identified </w:t>
            </w:r>
          </w:p>
          <w:p w:rsidRPr="00761208" w:rsidR="001B77D1" w:rsidP="001B77D1" w:rsidRDefault="00D24DB7" w14:paraId="26F65691" w14:textId="43E71874">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Extension and agronomic support</w:t>
            </w:r>
            <w:r w:rsidRPr="00761208" w:rsidR="00355AC7">
              <w:rPr>
                <w:rFonts w:ascii="Times New Roman" w:hAnsi="Times New Roman" w:eastAsia="Times New Roman" w:cs="Times New Roman"/>
                <w:color w:val="000000"/>
                <w:kern w:val="0"/>
                <w:sz w:val="20"/>
                <w:szCs w:val="20"/>
                <w14:ligatures w14:val="none"/>
              </w:rPr>
              <w:t xml:space="preserve"> through training and capacity building</w:t>
            </w:r>
            <w:r w:rsidRPr="00761208" w:rsidR="001B77D1">
              <w:rPr>
                <w:rFonts w:ascii="Times New Roman" w:hAnsi="Times New Roman" w:eastAsia="Times New Roman" w:cs="Times New Roman"/>
                <w:color w:val="000000"/>
                <w:kern w:val="0"/>
                <w:sz w:val="20"/>
                <w:szCs w:val="20"/>
                <w14:ligatures w14:val="none"/>
              </w:rPr>
              <w:t xml:space="preserve"> (IFPRI in Nigeria) </w:t>
            </w:r>
          </w:p>
          <w:p w:rsidRPr="00761208" w:rsidR="001B77D1" w:rsidP="001B77D1" w:rsidRDefault="001B77D1" w14:paraId="36DACBC6" w14:textId="13A1F27C">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Expand finance facilities and access (IFPRI in Nigeria) </w:t>
            </w:r>
          </w:p>
          <w:p w:rsidRPr="00761208" w:rsidR="001B77D1" w:rsidP="001B77D1" w:rsidRDefault="001B77D1" w14:paraId="02C83B68"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Private supplier expansion</w:t>
            </w:r>
          </w:p>
          <w:p w:rsidRPr="00761208" w:rsidR="001B77D1" w:rsidP="001B77D1" w:rsidRDefault="001B77D1" w14:paraId="569BBB67" w14:textId="4FAD4B56">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New PPP </w:t>
            </w:r>
            <w:r w:rsidRPr="00761208" w:rsidR="00352B4F">
              <w:rPr>
                <w:rFonts w:ascii="Times New Roman" w:hAnsi="Times New Roman" w:eastAsia="Times New Roman" w:cs="Times New Roman"/>
                <w:color w:val="000000"/>
                <w:kern w:val="0"/>
                <w:sz w:val="20"/>
                <w:szCs w:val="20"/>
                <w14:ligatures w14:val="none"/>
              </w:rPr>
              <w:t>establishments</w:t>
            </w:r>
          </w:p>
        </w:tc>
        <w:tc>
          <w:tcPr>
            <w:tcW w:w="2496" w:type="dxa"/>
            <w:tcMar/>
          </w:tcPr>
          <w:p w:rsidRPr="00761208" w:rsidR="00241B0D" w:rsidP="00241B0D" w:rsidRDefault="00241B0D" w14:paraId="44905BF4" w14:textId="1FBB35A2">
            <w:pPr>
              <w:pStyle w:val="ListParagraph"/>
              <w:numPr>
                <w:ilvl w:val="0"/>
                <w:numId w:val="25"/>
              </w:numPr>
              <w:spacing w:after="160" w:line="278" w:lineRule="auto"/>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Adoption rates</w:t>
            </w:r>
            <w:r w:rsidRPr="00761208" w:rsidR="00BC3E7B">
              <w:rPr>
                <w:rFonts w:ascii="Times New Roman" w:hAnsi="Times New Roman" w:eastAsia="Times New Roman" w:cs="Times New Roman"/>
                <w:color w:val="000000"/>
                <w:kern w:val="0"/>
                <w:sz w:val="20"/>
                <w:szCs w:val="20"/>
                <w14:ligatures w14:val="none"/>
              </w:rPr>
              <w:t xml:space="preserve"> </w:t>
            </w:r>
            <w:proofErr w:type="gramStart"/>
            <w:r w:rsidRPr="00761208" w:rsidR="00BC3E7B">
              <w:rPr>
                <w:rFonts w:ascii="Times New Roman" w:hAnsi="Times New Roman" w:eastAsia="Times New Roman" w:cs="Times New Roman"/>
                <w:color w:val="000000"/>
                <w:kern w:val="0"/>
                <w:sz w:val="20"/>
                <w:szCs w:val="20"/>
                <w14:ligatures w14:val="none"/>
              </w:rPr>
              <w:t xml:space="preserve">reach </w:t>
            </w:r>
            <w:r w:rsidRPr="00761208">
              <w:rPr>
                <w:rFonts w:ascii="Times New Roman" w:hAnsi="Times New Roman" w:eastAsia="Times New Roman" w:cs="Times New Roman"/>
                <w:color w:val="000000"/>
                <w:kern w:val="0"/>
                <w:sz w:val="20"/>
                <w:szCs w:val="20"/>
                <w14:ligatures w14:val="none"/>
              </w:rPr>
              <w:t xml:space="preserve"> ≥</w:t>
            </w:r>
            <w:proofErr w:type="gramEnd"/>
            <w:r w:rsidRPr="00761208">
              <w:rPr>
                <w:rFonts w:ascii="Times New Roman" w:hAnsi="Times New Roman" w:eastAsia="Times New Roman" w:cs="Times New Roman"/>
                <w:color w:val="000000"/>
                <w:kern w:val="0"/>
                <w:sz w:val="20"/>
                <w:szCs w:val="20"/>
                <w14:ligatures w14:val="none"/>
              </w:rPr>
              <w:t xml:space="preserve"> 40% of targeted farmers. </w:t>
            </w:r>
          </w:p>
          <w:p w:rsidRPr="00761208" w:rsidR="001B77D1" w:rsidP="001B77D1" w:rsidRDefault="001B77D1" w14:paraId="2F714838" w14:textId="219F4FAE">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Training completion</w:t>
            </w:r>
          </w:p>
          <w:p w:rsidRPr="00761208" w:rsidR="001B77D1" w:rsidP="001B77D1" w:rsidRDefault="001B77D1" w14:paraId="27EC691B"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sidR="6D3958B4">
              <w:rPr>
                <w:rFonts w:ascii="Times New Roman" w:hAnsi="Times New Roman" w:eastAsia="Times New Roman" w:cs="Times New Roman"/>
                <w:color w:val="000000"/>
                <w:kern w:val="0"/>
                <w:sz w:val="20"/>
                <w:szCs w:val="20"/>
                <w14:ligatures w14:val="none"/>
              </w:rPr>
              <w:t xml:space="preserve">New partners' growth data, </w:t>
            </w:r>
          </w:p>
          <w:p w:rsidRPr="00761208" w:rsidR="001B77D1" w:rsidP="001B77D1" w:rsidRDefault="001B77D1" w14:paraId="2AAC9C83"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Cost reductions</w:t>
            </w:r>
          </w:p>
        </w:tc>
        <w:tc>
          <w:tcPr>
            <w:tcW w:w="2454" w:type="dxa"/>
            <w:tcMar/>
          </w:tcPr>
          <w:p w:rsidRPr="00761208" w:rsidR="00AC72CB" w:rsidP="001B77D1" w:rsidRDefault="007C05AD" w14:paraId="63EFB64F"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Review performance</w:t>
            </w:r>
          </w:p>
          <w:p w:rsidRPr="00761208" w:rsidR="007C05AD" w:rsidP="001B77D1" w:rsidRDefault="007C05AD" w14:paraId="3BD2D9E5"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Assess institutional </w:t>
            </w:r>
            <w:r w:rsidRPr="00761208" w:rsidR="00A87AB3">
              <w:rPr>
                <w:rFonts w:ascii="Times New Roman" w:hAnsi="Times New Roman" w:eastAsia="Times New Roman" w:cs="Times New Roman"/>
                <w:color w:val="000000"/>
                <w:kern w:val="0"/>
                <w:sz w:val="20"/>
                <w:szCs w:val="20"/>
                <w14:ligatures w14:val="none"/>
              </w:rPr>
              <w:t>capacity</w:t>
            </w:r>
          </w:p>
          <w:p w:rsidRPr="00761208" w:rsidR="006847DE" w:rsidP="001B77D1" w:rsidRDefault="006847DE" w14:paraId="11A9F57D" w14:textId="10BCFEB6">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Adjust risk-sharing mechanisms</w:t>
            </w:r>
          </w:p>
          <w:p w:rsidRPr="00761208" w:rsidR="006847DE" w:rsidP="001B77D1" w:rsidRDefault="006847DE" w14:paraId="3AFD2A6D" w14:textId="0C09301B">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Prioritize </w:t>
            </w:r>
            <w:r w:rsidRPr="00761208" w:rsidR="00E92AE7">
              <w:rPr>
                <w:rFonts w:ascii="Times New Roman" w:hAnsi="Times New Roman" w:eastAsia="Times New Roman" w:cs="Times New Roman"/>
                <w:color w:val="000000"/>
                <w:kern w:val="0"/>
                <w:sz w:val="20"/>
                <w:szCs w:val="20"/>
                <w14:ligatures w14:val="none"/>
              </w:rPr>
              <w:t>high-performing</w:t>
            </w:r>
            <w:r w:rsidRPr="00761208">
              <w:rPr>
                <w:rFonts w:ascii="Times New Roman" w:hAnsi="Times New Roman" w:eastAsia="Times New Roman" w:cs="Times New Roman"/>
                <w:color w:val="000000"/>
                <w:kern w:val="0"/>
                <w:sz w:val="20"/>
                <w:szCs w:val="20"/>
                <w14:ligatures w14:val="none"/>
              </w:rPr>
              <w:t xml:space="preserve"> partners and regions</w:t>
            </w:r>
          </w:p>
        </w:tc>
      </w:tr>
      <w:tr w:rsidRPr="00761208" w:rsidR="001B77D1" w:rsidTr="013B7026" w14:paraId="40D810CD" w14:textId="77777777">
        <w:tc>
          <w:tcPr>
            <w:tcW w:w="705" w:type="dxa"/>
            <w:tcMar/>
          </w:tcPr>
          <w:p w:rsidRPr="00761208" w:rsidR="001B77D1" w:rsidP="00856C85" w:rsidRDefault="001B77D1" w14:paraId="58C743DE" w14:textId="77777777">
            <w:pPr>
              <w:outlineLvl w:val="2"/>
              <w:rPr>
                <w:rFonts w:ascii="Times New Roman" w:hAnsi="Times New Roman" w:cs="Times New Roman"/>
                <w:sz w:val="20"/>
                <w:szCs w:val="20"/>
              </w:rPr>
            </w:pPr>
            <w:r w:rsidRPr="00761208">
              <w:rPr>
                <w:rFonts w:ascii="Times New Roman" w:hAnsi="Times New Roman" w:cs="Times New Roman"/>
                <w:sz w:val="20"/>
                <w:szCs w:val="20"/>
              </w:rPr>
              <w:t>Q3-4</w:t>
            </w:r>
          </w:p>
        </w:tc>
        <w:tc>
          <w:tcPr>
            <w:tcW w:w="1523" w:type="dxa"/>
            <w:tcMar/>
          </w:tcPr>
          <w:p w:rsidRPr="00761208" w:rsidR="001B77D1" w:rsidP="00856C85" w:rsidRDefault="001B77D1" w14:paraId="6F8378DB" w14:textId="4F011559">
            <w:pPr>
              <w:outlineLvl w:val="2"/>
              <w:rPr>
                <w:rFonts w:ascii="Times New Roman" w:hAnsi="Times New Roman" w:cs="Times New Roman"/>
                <w:sz w:val="20"/>
                <w:szCs w:val="20"/>
              </w:rPr>
            </w:pPr>
            <w:r w:rsidRPr="00761208">
              <w:rPr>
                <w:rFonts w:ascii="Times New Roman" w:hAnsi="Times New Roman" w:eastAsia="Times New Roman" w:cs="Times New Roman"/>
                <w:color w:val="000000"/>
                <w:kern w:val="0"/>
                <w:sz w:val="20"/>
                <w:szCs w:val="20"/>
                <w14:ligatures w14:val="none"/>
              </w:rPr>
              <w:t xml:space="preserve">2027 scaling targets </w:t>
            </w:r>
            <w:r w:rsidRPr="00761208" w:rsidR="00E92AE7">
              <w:rPr>
                <w:rFonts w:ascii="Times New Roman" w:hAnsi="Times New Roman" w:eastAsia="Times New Roman" w:cs="Times New Roman"/>
                <w:color w:val="000000"/>
                <w:kern w:val="0"/>
                <w:sz w:val="20"/>
                <w:szCs w:val="20"/>
                <w14:ligatures w14:val="none"/>
              </w:rPr>
              <w:t>verified, finance</w:t>
            </w:r>
            <w:r w:rsidRPr="00761208">
              <w:rPr>
                <w:rFonts w:ascii="Times New Roman" w:hAnsi="Times New Roman" w:eastAsia="Times New Roman" w:cs="Times New Roman"/>
                <w:color w:val="000000"/>
                <w:kern w:val="0"/>
                <w:sz w:val="20"/>
                <w:szCs w:val="20"/>
                <w14:ligatures w14:val="none"/>
              </w:rPr>
              <w:t xml:space="preserve"> </w:t>
            </w:r>
            <w:r w:rsidRPr="00761208" w:rsidR="00E92AE7">
              <w:rPr>
                <w:rFonts w:ascii="Times New Roman" w:hAnsi="Times New Roman" w:eastAsia="Times New Roman" w:cs="Times New Roman"/>
                <w:color w:val="000000"/>
                <w:kern w:val="0"/>
                <w:sz w:val="20"/>
                <w:szCs w:val="20"/>
                <w14:ligatures w14:val="none"/>
              </w:rPr>
              <w:t xml:space="preserve">facility </w:t>
            </w:r>
            <w:r w:rsidRPr="00761208">
              <w:rPr>
                <w:rFonts w:ascii="Times New Roman" w:hAnsi="Times New Roman" w:eastAsia="Times New Roman" w:cs="Times New Roman"/>
                <w:color w:val="000000"/>
                <w:kern w:val="0"/>
                <w:sz w:val="20"/>
                <w:szCs w:val="20"/>
                <w14:ligatures w14:val="none"/>
              </w:rPr>
              <w:t>establishment in two countries, and regional replication initiated</w:t>
            </w:r>
          </w:p>
        </w:tc>
        <w:tc>
          <w:tcPr>
            <w:tcW w:w="3167" w:type="dxa"/>
            <w:tcMar/>
          </w:tcPr>
          <w:p w:rsidRPr="00761208" w:rsidR="001B77D1" w:rsidP="001B77D1" w:rsidRDefault="001B77D1" w14:paraId="6D6CB22C"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New region entry in each country</w:t>
            </w:r>
          </w:p>
          <w:p w:rsidRPr="00761208" w:rsidR="00F8132E" w:rsidP="001B77D1" w:rsidRDefault="005218F7" w14:paraId="566F2DC8" w14:textId="63DF30DA">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Re-define</w:t>
            </w:r>
            <w:r w:rsidRPr="00761208" w:rsidR="00F8132E">
              <w:rPr>
                <w:rFonts w:ascii="Times New Roman" w:hAnsi="Times New Roman" w:eastAsia="Times New Roman" w:cs="Times New Roman"/>
                <w:color w:val="000000"/>
                <w:kern w:val="0"/>
                <w:sz w:val="20"/>
                <w:szCs w:val="20"/>
                <w14:ligatures w14:val="none"/>
              </w:rPr>
              <w:t xml:space="preserve"> the scaling </w:t>
            </w:r>
            <w:r w:rsidRPr="00761208">
              <w:rPr>
                <w:rFonts w:ascii="Times New Roman" w:hAnsi="Times New Roman" w:eastAsia="Times New Roman" w:cs="Times New Roman"/>
                <w:color w:val="000000"/>
                <w:kern w:val="0"/>
                <w:sz w:val="20"/>
                <w:szCs w:val="20"/>
                <w14:ligatures w14:val="none"/>
              </w:rPr>
              <w:t>pathways</w:t>
            </w:r>
          </w:p>
          <w:p w:rsidRPr="00761208" w:rsidR="001B77D1" w:rsidP="001B77D1" w:rsidRDefault="001B77D1" w14:paraId="7DFC2809"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Service-model pilots</w:t>
            </w:r>
          </w:p>
          <w:p w:rsidRPr="00761208" w:rsidR="001B77D1" w:rsidP="001B77D1" w:rsidRDefault="001B77D1" w14:paraId="4D98CA65"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Cross-country learning</w:t>
            </w:r>
          </w:p>
        </w:tc>
        <w:tc>
          <w:tcPr>
            <w:tcW w:w="2496" w:type="dxa"/>
            <w:tcMar/>
          </w:tcPr>
          <w:p w:rsidRPr="00761208" w:rsidR="00352B4F" w:rsidP="00352B4F" w:rsidRDefault="00BC3E7B" w14:paraId="4F8A1D06" w14:textId="211F63AF">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Adoption </w:t>
            </w:r>
            <w:r w:rsidRPr="00761208" w:rsidR="002568E4">
              <w:rPr>
                <w:rFonts w:ascii="Times New Roman" w:hAnsi="Times New Roman" w:eastAsia="Times New Roman" w:cs="Times New Roman"/>
                <w:color w:val="000000"/>
                <w:kern w:val="0"/>
                <w:sz w:val="20"/>
                <w:szCs w:val="20"/>
                <w14:ligatures w14:val="none"/>
              </w:rPr>
              <w:t>rates</w:t>
            </w:r>
            <w:r w:rsidRPr="00761208" w:rsidR="00352B4F">
              <w:rPr>
                <w:rFonts w:ascii="Times New Roman" w:hAnsi="Times New Roman" w:eastAsia="Times New Roman" w:cs="Times New Roman"/>
                <w:color w:val="000000"/>
                <w:kern w:val="0"/>
                <w:sz w:val="20"/>
                <w:szCs w:val="20"/>
                <w14:ligatures w14:val="none"/>
              </w:rPr>
              <w:t xml:space="preserve"> reach 100% of targeted farmers</w:t>
            </w:r>
          </w:p>
          <w:p w:rsidRPr="00761208" w:rsidR="001B77D1" w:rsidP="001B77D1" w:rsidRDefault="001B77D1" w14:paraId="0AE6636E"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Finance transaction</w:t>
            </w:r>
          </w:p>
          <w:p w:rsidRPr="00761208" w:rsidR="001B77D1" w:rsidP="001B77D1" w:rsidRDefault="001B77D1" w14:paraId="4381168D"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Comparative performance data</w:t>
            </w:r>
          </w:p>
          <w:p w:rsidRPr="00761208" w:rsidR="001B77D1" w:rsidP="001B77D1" w:rsidRDefault="001B77D1" w14:paraId="4A4B03C7"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Service viability</w:t>
            </w:r>
          </w:p>
        </w:tc>
        <w:tc>
          <w:tcPr>
            <w:tcW w:w="2454" w:type="dxa"/>
            <w:tcMar/>
          </w:tcPr>
          <w:p w:rsidRPr="00761208" w:rsidR="001B77D1" w:rsidP="001B77D1" w:rsidRDefault="006847DE" w14:paraId="0D893B08"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Compare performance ac</w:t>
            </w:r>
            <w:r w:rsidRPr="00761208" w:rsidR="00E92AE7">
              <w:rPr>
                <w:rFonts w:ascii="Times New Roman" w:hAnsi="Times New Roman" w:eastAsia="Times New Roman" w:cs="Times New Roman"/>
                <w:color w:val="000000"/>
                <w:kern w:val="0"/>
                <w:sz w:val="20"/>
                <w:szCs w:val="20"/>
                <w14:ligatures w14:val="none"/>
              </w:rPr>
              <w:t>ross countries</w:t>
            </w:r>
          </w:p>
          <w:p w:rsidRPr="00761208" w:rsidR="00E92AE7" w:rsidP="001B77D1" w:rsidRDefault="00E92AE7" w14:paraId="5F78A425"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Evaluate </w:t>
            </w:r>
            <w:r w:rsidRPr="00761208" w:rsidR="00EB206A">
              <w:rPr>
                <w:rFonts w:ascii="Times New Roman" w:hAnsi="Times New Roman" w:eastAsia="Times New Roman" w:cs="Times New Roman"/>
                <w:color w:val="000000"/>
                <w:kern w:val="0"/>
                <w:sz w:val="20"/>
                <w:szCs w:val="20"/>
                <w14:ligatures w14:val="none"/>
              </w:rPr>
              <w:t xml:space="preserve">finance facility viability </w:t>
            </w:r>
          </w:p>
          <w:p w:rsidRPr="00761208" w:rsidR="00F02F54" w:rsidP="001B77D1" w:rsidRDefault="0034361C" w14:paraId="3ADCB9FE" w14:textId="305B8724">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Identify dominant pathway</w:t>
            </w:r>
          </w:p>
        </w:tc>
      </w:tr>
      <w:tr w:rsidRPr="00761208" w:rsidR="001B77D1" w:rsidTr="013B7026" w14:paraId="0BCB4494" w14:textId="77777777">
        <w:tc>
          <w:tcPr>
            <w:tcW w:w="705" w:type="dxa"/>
            <w:shd w:val="clear" w:color="auto" w:fill="A5C9EB" w:themeFill="text2" w:themeFillTint="40"/>
            <w:tcMar/>
          </w:tcPr>
          <w:p w:rsidRPr="00761208" w:rsidR="001B77D1" w:rsidP="00856C85" w:rsidRDefault="001B77D1" w14:paraId="3C0965E9" w14:textId="77777777">
            <w:pPr>
              <w:outlineLvl w:val="2"/>
              <w:rPr>
                <w:rFonts w:ascii="Times New Roman" w:hAnsi="Times New Roman" w:cs="Times New Roman"/>
                <w:b/>
                <w:bCs/>
                <w:sz w:val="20"/>
                <w:szCs w:val="20"/>
              </w:rPr>
            </w:pPr>
            <w:r w:rsidRPr="00761208">
              <w:rPr>
                <w:rFonts w:ascii="Times New Roman" w:hAnsi="Times New Roman" w:cs="Times New Roman"/>
                <w:b/>
                <w:bCs/>
                <w:sz w:val="20"/>
                <w:szCs w:val="20"/>
              </w:rPr>
              <w:t>2028</w:t>
            </w:r>
          </w:p>
        </w:tc>
        <w:tc>
          <w:tcPr>
            <w:tcW w:w="1523" w:type="dxa"/>
            <w:shd w:val="clear" w:color="auto" w:fill="A5C9EB" w:themeFill="text2" w:themeFillTint="40"/>
            <w:tcMar/>
          </w:tcPr>
          <w:p w:rsidRPr="00761208" w:rsidR="001B77D1" w:rsidP="00856C85" w:rsidRDefault="001B77D1" w14:paraId="4F976287" w14:textId="77777777">
            <w:pPr>
              <w:outlineLvl w:val="2"/>
              <w:rPr>
                <w:rFonts w:ascii="Times New Roman" w:hAnsi="Times New Roman" w:cs="Times New Roman"/>
                <w:b/>
                <w:bCs/>
                <w:sz w:val="20"/>
                <w:szCs w:val="20"/>
              </w:rPr>
            </w:pPr>
          </w:p>
        </w:tc>
        <w:tc>
          <w:tcPr>
            <w:tcW w:w="3167" w:type="dxa"/>
            <w:shd w:val="clear" w:color="auto" w:fill="A5C9EB" w:themeFill="text2" w:themeFillTint="40"/>
            <w:tcMar/>
          </w:tcPr>
          <w:p w:rsidRPr="00761208" w:rsidR="001B77D1" w:rsidP="00856C85" w:rsidRDefault="001B77D1" w14:paraId="7DABA86F" w14:textId="77777777">
            <w:pPr>
              <w:rPr>
                <w:rFonts w:ascii="Times New Roman" w:hAnsi="Times New Roman" w:eastAsia="Times New Roman" w:cs="Times New Roman"/>
                <w:color w:val="000000"/>
                <w:kern w:val="0"/>
                <w:sz w:val="20"/>
                <w:szCs w:val="20"/>
                <w14:ligatures w14:val="none"/>
              </w:rPr>
            </w:pPr>
          </w:p>
        </w:tc>
        <w:tc>
          <w:tcPr>
            <w:tcW w:w="2496" w:type="dxa"/>
            <w:shd w:val="clear" w:color="auto" w:fill="A5C9EB" w:themeFill="text2" w:themeFillTint="40"/>
            <w:tcMar/>
          </w:tcPr>
          <w:p w:rsidRPr="00761208" w:rsidR="001B77D1" w:rsidP="00856C85" w:rsidRDefault="001B77D1" w14:paraId="3D69B0E5" w14:textId="35DBA443">
            <w:pPr>
              <w:rPr>
                <w:rFonts w:ascii="Times New Roman" w:hAnsi="Times New Roman" w:eastAsia="Times New Roman" w:cs="Times New Roman"/>
                <w:color w:val="000000"/>
                <w:kern w:val="0"/>
                <w:sz w:val="20"/>
                <w:szCs w:val="20"/>
                <w14:ligatures w14:val="none"/>
              </w:rPr>
            </w:pPr>
          </w:p>
        </w:tc>
        <w:tc>
          <w:tcPr>
            <w:tcW w:w="2454" w:type="dxa"/>
            <w:shd w:val="clear" w:color="auto" w:fill="A5C9EB" w:themeFill="text2" w:themeFillTint="40"/>
            <w:tcMar/>
          </w:tcPr>
          <w:p w:rsidRPr="00761208" w:rsidR="001B77D1" w:rsidP="00856C85" w:rsidRDefault="001B77D1" w14:paraId="1AB423BA" w14:textId="77777777">
            <w:pPr>
              <w:rPr>
                <w:rFonts w:ascii="Times New Roman" w:hAnsi="Times New Roman" w:eastAsia="Times New Roman" w:cs="Times New Roman"/>
                <w:color w:val="000000"/>
                <w:kern w:val="0"/>
                <w:sz w:val="20"/>
                <w:szCs w:val="20"/>
                <w14:ligatures w14:val="none"/>
              </w:rPr>
            </w:pPr>
          </w:p>
        </w:tc>
      </w:tr>
      <w:tr w:rsidRPr="00761208" w:rsidR="001B77D1" w:rsidTr="013B7026" w14:paraId="62308B20" w14:textId="77777777">
        <w:tc>
          <w:tcPr>
            <w:tcW w:w="705" w:type="dxa"/>
            <w:tcMar/>
          </w:tcPr>
          <w:p w:rsidRPr="00761208" w:rsidR="001B77D1" w:rsidP="00856C85" w:rsidRDefault="001B77D1" w14:paraId="1012A97A" w14:textId="77777777">
            <w:pPr>
              <w:outlineLvl w:val="2"/>
              <w:rPr>
                <w:rFonts w:ascii="Times New Roman" w:hAnsi="Times New Roman" w:cs="Times New Roman"/>
                <w:sz w:val="20"/>
                <w:szCs w:val="20"/>
              </w:rPr>
            </w:pPr>
            <w:r w:rsidRPr="00761208">
              <w:rPr>
                <w:rFonts w:ascii="Times New Roman" w:hAnsi="Times New Roman" w:cs="Times New Roman"/>
                <w:sz w:val="20"/>
                <w:szCs w:val="20"/>
              </w:rPr>
              <w:t>Q1-2</w:t>
            </w:r>
          </w:p>
        </w:tc>
        <w:tc>
          <w:tcPr>
            <w:tcW w:w="1523" w:type="dxa"/>
            <w:tcMar/>
          </w:tcPr>
          <w:p w:rsidRPr="00761208" w:rsidR="001B77D1" w:rsidP="00856C85" w:rsidRDefault="001B77D1" w14:paraId="36FC5A47" w14:textId="77777777">
            <w:pPr>
              <w:outlineLvl w:val="2"/>
              <w:rPr>
                <w:rFonts w:ascii="Times New Roman" w:hAnsi="Times New Roman" w:cs="Times New Roman"/>
                <w:sz w:val="20"/>
                <w:szCs w:val="20"/>
              </w:rPr>
            </w:pPr>
            <w:r w:rsidRPr="00761208">
              <w:rPr>
                <w:rFonts w:ascii="Times New Roman" w:hAnsi="Times New Roman" w:eastAsia="Times New Roman" w:cs="Times New Roman"/>
                <w:color w:val="000000"/>
                <w:kern w:val="0"/>
                <w:sz w:val="20"/>
                <w:szCs w:val="20"/>
                <w14:ligatures w14:val="none"/>
              </w:rPr>
              <w:t>System-level integration and implementation of scaling</w:t>
            </w:r>
          </w:p>
        </w:tc>
        <w:tc>
          <w:tcPr>
            <w:tcW w:w="3167" w:type="dxa"/>
            <w:tcMar/>
          </w:tcPr>
          <w:p w:rsidRPr="00761208" w:rsidR="001B77D1" w:rsidP="001B77D1" w:rsidRDefault="001B77D1" w14:paraId="0A202F09" w14:textId="531FC8C1">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Embed in national programs</w:t>
            </w:r>
          </w:p>
          <w:p w:rsidRPr="00761208" w:rsidR="001B77D1" w:rsidP="001B77D1" w:rsidRDefault="001B77D1" w14:paraId="0FB92C90"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Budget alignment</w:t>
            </w:r>
          </w:p>
          <w:p w:rsidRPr="00761208" w:rsidR="001B77D1" w:rsidP="00990BD0" w:rsidRDefault="001B77D1" w14:paraId="6E283824" w14:textId="3458F0EF">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Regulatory support</w:t>
            </w:r>
          </w:p>
        </w:tc>
        <w:tc>
          <w:tcPr>
            <w:tcW w:w="2496" w:type="dxa"/>
            <w:tcMar/>
          </w:tcPr>
          <w:p w:rsidRPr="00761208" w:rsidR="002568E4" w:rsidP="001B77D1" w:rsidRDefault="002568E4" w14:paraId="1522B6AC" w14:textId="2A914A8B">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Adoption rates </w:t>
            </w:r>
            <w:proofErr w:type="gramStart"/>
            <w:r w:rsidRPr="00761208">
              <w:rPr>
                <w:rFonts w:ascii="Times New Roman" w:hAnsi="Times New Roman" w:eastAsia="Times New Roman" w:cs="Times New Roman"/>
                <w:color w:val="000000"/>
                <w:kern w:val="0"/>
                <w:sz w:val="20"/>
                <w:szCs w:val="20"/>
                <w14:ligatures w14:val="none"/>
              </w:rPr>
              <w:t>reach  ≥</w:t>
            </w:r>
            <w:proofErr w:type="gramEnd"/>
            <w:r w:rsidRPr="00761208">
              <w:rPr>
                <w:rFonts w:ascii="Times New Roman" w:hAnsi="Times New Roman" w:eastAsia="Times New Roman" w:cs="Times New Roman"/>
                <w:color w:val="000000"/>
                <w:kern w:val="0"/>
                <w:sz w:val="20"/>
                <w:szCs w:val="20"/>
                <w14:ligatures w14:val="none"/>
              </w:rPr>
              <w:t xml:space="preserve"> 40% of targeted farmers</w:t>
            </w:r>
          </w:p>
          <w:p w:rsidRPr="00761208" w:rsidR="001B77D1" w:rsidP="001B77D1" w:rsidRDefault="001B77D1" w14:paraId="17FEA502" w14:textId="4AE02CC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Policy uptake evidence</w:t>
            </w:r>
          </w:p>
          <w:p w:rsidRPr="00761208" w:rsidR="001B77D1" w:rsidP="001B77D1" w:rsidRDefault="001B77D1" w14:paraId="1F0CEECF"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Public finance leverage</w:t>
            </w:r>
          </w:p>
          <w:p w:rsidRPr="00761208" w:rsidR="001B77D1" w:rsidP="001B77D1" w:rsidRDefault="001B77D1" w14:paraId="4E322DB3"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Verified farmers reached</w:t>
            </w:r>
          </w:p>
        </w:tc>
        <w:tc>
          <w:tcPr>
            <w:tcW w:w="2454" w:type="dxa"/>
            <w:tcMar/>
          </w:tcPr>
          <w:p w:rsidRPr="00761208" w:rsidR="001B77D1" w:rsidP="001B77D1" w:rsidRDefault="0034361C" w14:paraId="76101633" w14:textId="397724C4">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Assess alignment with national </w:t>
            </w:r>
            <w:r w:rsidRPr="00761208" w:rsidR="00D707EB">
              <w:rPr>
                <w:rFonts w:ascii="Times New Roman" w:hAnsi="Times New Roman" w:eastAsia="Times New Roman" w:cs="Times New Roman"/>
                <w:color w:val="000000"/>
                <w:kern w:val="0"/>
                <w:sz w:val="20"/>
                <w:szCs w:val="20"/>
                <w14:ligatures w14:val="none"/>
              </w:rPr>
              <w:t>policies, budgets</w:t>
            </w:r>
            <w:r w:rsidR="00F84054">
              <w:rPr>
                <w:rFonts w:ascii="Times New Roman" w:hAnsi="Times New Roman" w:eastAsia="Times New Roman" w:cs="Times New Roman"/>
                <w:color w:val="000000"/>
                <w:kern w:val="0"/>
                <w:sz w:val="20"/>
                <w:szCs w:val="20"/>
                <w14:ligatures w14:val="none"/>
              </w:rPr>
              <w:t>,</w:t>
            </w:r>
            <w:r w:rsidRPr="00761208" w:rsidR="00D707EB">
              <w:rPr>
                <w:rFonts w:ascii="Times New Roman" w:hAnsi="Times New Roman" w:eastAsia="Times New Roman" w:cs="Times New Roman"/>
                <w:color w:val="000000"/>
                <w:kern w:val="0"/>
                <w:sz w:val="20"/>
                <w:szCs w:val="20"/>
                <w14:ligatures w14:val="none"/>
              </w:rPr>
              <w:t xml:space="preserve"> and regulatory framework</w:t>
            </w:r>
          </w:p>
        </w:tc>
      </w:tr>
      <w:tr w:rsidRPr="00761208" w:rsidR="001B77D1" w:rsidTr="013B7026" w14:paraId="79AA16C2" w14:textId="77777777">
        <w:tc>
          <w:tcPr>
            <w:tcW w:w="705" w:type="dxa"/>
            <w:tcMar/>
          </w:tcPr>
          <w:p w:rsidRPr="00761208" w:rsidR="001B77D1" w:rsidP="00856C85" w:rsidRDefault="001B77D1" w14:paraId="7B563A57" w14:textId="77777777">
            <w:pPr>
              <w:outlineLvl w:val="2"/>
              <w:rPr>
                <w:rFonts w:ascii="Times New Roman" w:hAnsi="Times New Roman" w:cs="Times New Roman"/>
                <w:sz w:val="20"/>
                <w:szCs w:val="20"/>
              </w:rPr>
            </w:pPr>
            <w:r w:rsidRPr="00761208">
              <w:rPr>
                <w:rFonts w:ascii="Times New Roman" w:hAnsi="Times New Roman" w:cs="Times New Roman"/>
                <w:sz w:val="20"/>
                <w:szCs w:val="20"/>
              </w:rPr>
              <w:t>Q3-4</w:t>
            </w:r>
          </w:p>
        </w:tc>
        <w:tc>
          <w:tcPr>
            <w:tcW w:w="1523" w:type="dxa"/>
            <w:tcMar/>
          </w:tcPr>
          <w:p w:rsidRPr="00761208" w:rsidR="001B77D1" w:rsidP="00856C85" w:rsidRDefault="001B77D1" w14:paraId="36091524" w14:textId="77777777">
            <w:pPr>
              <w:outlineLvl w:val="2"/>
              <w:rPr>
                <w:rFonts w:ascii="Times New Roman" w:hAnsi="Times New Roman" w:cs="Times New Roman"/>
                <w:sz w:val="20"/>
                <w:szCs w:val="20"/>
              </w:rPr>
            </w:pPr>
            <w:r w:rsidRPr="00761208">
              <w:rPr>
                <w:rFonts w:ascii="Times New Roman" w:hAnsi="Times New Roman" w:eastAsia="Times New Roman" w:cs="Times New Roman"/>
                <w:color w:val="000000"/>
                <w:kern w:val="0"/>
                <w:sz w:val="20"/>
                <w:szCs w:val="20"/>
                <w14:ligatures w14:val="none"/>
              </w:rPr>
              <w:t>Sustainable scaling consolidated</w:t>
            </w:r>
          </w:p>
        </w:tc>
        <w:tc>
          <w:tcPr>
            <w:tcW w:w="3167" w:type="dxa"/>
            <w:tcMar/>
          </w:tcPr>
          <w:p w:rsidRPr="00761208" w:rsidR="001B77D1" w:rsidP="001B77D1" w:rsidRDefault="001B77D1" w14:paraId="157CD189"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Private-led expansion</w:t>
            </w:r>
          </w:p>
          <w:p w:rsidRPr="00761208" w:rsidR="001B77D1" w:rsidP="001B77D1" w:rsidRDefault="001B77D1" w14:paraId="707F24DF"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Exit from intensive support</w:t>
            </w:r>
          </w:p>
          <w:p w:rsidRPr="00761208" w:rsidR="001B77D1" w:rsidP="001B77D1" w:rsidRDefault="001B77D1" w14:paraId="58B67061"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Final impact review</w:t>
            </w:r>
          </w:p>
        </w:tc>
        <w:tc>
          <w:tcPr>
            <w:tcW w:w="2496" w:type="dxa"/>
            <w:tcMar/>
          </w:tcPr>
          <w:p w:rsidRPr="00761208" w:rsidR="00BD2609" w:rsidP="00BD2609" w:rsidRDefault="002568E4" w14:paraId="74A7E463" w14:textId="7F5FC4FF">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 xml:space="preserve">Adoption </w:t>
            </w:r>
            <w:proofErr w:type="gramStart"/>
            <w:r w:rsidRPr="00761208">
              <w:rPr>
                <w:rFonts w:ascii="Times New Roman" w:hAnsi="Times New Roman" w:eastAsia="Times New Roman" w:cs="Times New Roman"/>
                <w:color w:val="000000"/>
                <w:kern w:val="0"/>
                <w:sz w:val="20"/>
                <w:szCs w:val="20"/>
                <w14:ligatures w14:val="none"/>
              </w:rPr>
              <w:t>rate</w:t>
            </w:r>
            <w:proofErr w:type="gramEnd"/>
            <w:r w:rsidRPr="00761208" w:rsidR="00BD2609">
              <w:rPr>
                <w:rFonts w:ascii="Times New Roman" w:hAnsi="Times New Roman" w:eastAsia="Times New Roman" w:cs="Times New Roman"/>
                <w:color w:val="000000"/>
                <w:kern w:val="0"/>
                <w:sz w:val="20"/>
                <w:szCs w:val="20"/>
                <w14:ligatures w14:val="none"/>
              </w:rPr>
              <w:t xml:space="preserve"> reach 100% of targeted farmers</w:t>
            </w:r>
          </w:p>
          <w:p w:rsidRPr="00761208" w:rsidR="001B77D1" w:rsidP="001B77D1" w:rsidRDefault="001B77D1" w14:paraId="6A020C55" w14:textId="6624A816">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Long-term adoption trends</w:t>
            </w:r>
          </w:p>
          <w:p w:rsidRPr="00761208" w:rsidR="001B77D1" w:rsidP="001B77D1" w:rsidRDefault="001B77D1" w14:paraId="6BA00393"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Environmental indicators</w:t>
            </w:r>
          </w:p>
          <w:p w:rsidRPr="00761208" w:rsidR="001B77D1" w:rsidP="001B77D1" w:rsidRDefault="001B77D1" w14:paraId="74B6116A"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Investment leverage</w:t>
            </w:r>
          </w:p>
        </w:tc>
        <w:tc>
          <w:tcPr>
            <w:tcW w:w="2454" w:type="dxa"/>
            <w:tcMar/>
          </w:tcPr>
          <w:p w:rsidRPr="00761208" w:rsidR="001B77D1" w:rsidP="001B77D1" w:rsidRDefault="00D50739" w14:paraId="3E31C697" w14:textId="77777777">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Conduct final impact assessment</w:t>
            </w:r>
          </w:p>
          <w:p w:rsidRPr="00761208" w:rsidR="00FE7E69" w:rsidP="001B77D1" w:rsidRDefault="00FE7E69" w14:paraId="07C708D2" w14:textId="761CC506">
            <w:pPr>
              <w:pStyle w:val="ListParagraph"/>
              <w:numPr>
                <w:ilvl w:val="0"/>
                <w:numId w:val="25"/>
              </w:numPr>
              <w:ind w:left="129" w:hanging="129"/>
              <w:rPr>
                <w:rFonts w:ascii="Times New Roman" w:hAnsi="Times New Roman" w:eastAsia="Times New Roman" w:cs="Times New Roman"/>
                <w:color w:val="000000"/>
                <w:kern w:val="0"/>
                <w:sz w:val="20"/>
                <w:szCs w:val="20"/>
                <w14:ligatures w14:val="none"/>
              </w:rPr>
            </w:pPr>
            <w:r w:rsidRPr="00761208">
              <w:rPr>
                <w:rFonts w:ascii="Times New Roman" w:hAnsi="Times New Roman" w:eastAsia="Times New Roman" w:cs="Times New Roman"/>
                <w:color w:val="000000"/>
                <w:kern w:val="0"/>
                <w:sz w:val="20"/>
                <w:szCs w:val="20"/>
                <w14:ligatures w14:val="none"/>
              </w:rPr>
              <w:t>Evaluate transferable lessons</w:t>
            </w:r>
          </w:p>
        </w:tc>
      </w:tr>
    </w:tbl>
    <w:p w:rsidRPr="00DE5F79" w:rsidR="00231FF5" w:rsidP="00FA3BE2" w:rsidRDefault="00231FF5" w14:paraId="0C8578EA" w14:textId="2A58810E">
      <w:pPr>
        <w:pStyle w:val="ListParagraph"/>
        <w:numPr>
          <w:ilvl w:val="0"/>
          <w:numId w:val="22"/>
        </w:numPr>
        <w:spacing w:before="120" w:after="120" w:line="240" w:lineRule="auto"/>
        <w:outlineLvl w:val="2"/>
        <w:rPr>
          <w:rFonts w:ascii="Times New Roman" w:hAnsi="Times New Roman" w:eastAsia="Times New Roman" w:cs="Times New Roman"/>
          <w:b/>
          <w:bCs/>
          <w:kern w:val="0"/>
          <w14:ligatures w14:val="none"/>
        </w:rPr>
      </w:pPr>
      <w:r w:rsidRPr="00DE5F79">
        <w:rPr>
          <w:rFonts w:ascii="Times New Roman" w:hAnsi="Times New Roman" w:eastAsia="Times New Roman" w:cs="Times New Roman"/>
          <w:b/>
          <w:bCs/>
          <w:kern w:val="0"/>
          <w14:ligatures w14:val="none"/>
        </w:rPr>
        <w:t xml:space="preserve">Complementary </w:t>
      </w:r>
      <w:r w:rsidRPr="00DE5F79" w:rsidR="008B024C">
        <w:rPr>
          <w:rFonts w:ascii="Times New Roman" w:hAnsi="Times New Roman" w:eastAsia="Times New Roman" w:cs="Times New Roman"/>
          <w:b/>
          <w:bCs/>
          <w:kern w:val="0"/>
          <w14:ligatures w14:val="none"/>
        </w:rPr>
        <w:t>b</w:t>
      </w:r>
      <w:r w:rsidRPr="00DE5F79">
        <w:rPr>
          <w:rFonts w:ascii="Times New Roman" w:hAnsi="Times New Roman" w:eastAsia="Times New Roman" w:cs="Times New Roman"/>
          <w:b/>
          <w:bCs/>
          <w:kern w:val="0"/>
          <w14:ligatures w14:val="none"/>
        </w:rPr>
        <w:t xml:space="preserve">ilateral </w:t>
      </w:r>
      <w:r w:rsidRPr="00DE5F79" w:rsidR="008B024C">
        <w:rPr>
          <w:rFonts w:ascii="Times New Roman" w:hAnsi="Times New Roman" w:eastAsia="Times New Roman" w:cs="Times New Roman"/>
          <w:b/>
          <w:bCs/>
          <w:kern w:val="0"/>
          <w14:ligatures w14:val="none"/>
        </w:rPr>
        <w:t>p</w:t>
      </w:r>
      <w:r w:rsidRPr="00DE5F79">
        <w:rPr>
          <w:rFonts w:ascii="Times New Roman" w:hAnsi="Times New Roman" w:eastAsia="Times New Roman" w:cs="Times New Roman"/>
          <w:b/>
          <w:bCs/>
          <w:kern w:val="0"/>
          <w14:ligatures w14:val="none"/>
        </w:rPr>
        <w:t xml:space="preserve">rojects and S4I </w:t>
      </w:r>
      <w:r w:rsidRPr="00DE5F79" w:rsidR="008B024C">
        <w:rPr>
          <w:rFonts w:ascii="Times New Roman" w:hAnsi="Times New Roman" w:eastAsia="Times New Roman" w:cs="Times New Roman"/>
          <w:b/>
          <w:bCs/>
          <w:kern w:val="0"/>
          <w14:ligatures w14:val="none"/>
        </w:rPr>
        <w:t>a</w:t>
      </w:r>
      <w:r w:rsidRPr="00DE5F79">
        <w:rPr>
          <w:rFonts w:ascii="Times New Roman" w:hAnsi="Times New Roman" w:eastAsia="Times New Roman" w:cs="Times New Roman"/>
          <w:b/>
          <w:bCs/>
          <w:kern w:val="0"/>
          <w14:ligatures w14:val="none"/>
        </w:rPr>
        <w:t>dditionality</w:t>
      </w:r>
    </w:p>
    <w:p w:rsidRPr="00BA5F10" w:rsidR="007B2FEA" w:rsidP="001724FA" w:rsidRDefault="001724FA" w14:paraId="23FF8190" w14:textId="219D29B6">
      <w:pPr>
        <w:spacing w:after="120" w:line="240" w:lineRule="auto"/>
        <w:rPr>
          <w:rFonts w:ascii="Times New Roman" w:hAnsi="Times New Roman" w:cs="Times New Roman"/>
        </w:rPr>
      </w:pPr>
      <w:r w:rsidRPr="001724FA">
        <w:rPr>
          <w:rFonts w:ascii="Times New Roman" w:hAnsi="Times New Roman" w:cs="Times New Roman"/>
        </w:rPr>
        <w:t xml:space="preserve">S4I resources strategically leverage ongoing bilateral initiatives to enhance scalability, coordination, and long-term sustainability. The </w:t>
      </w:r>
      <w:proofErr w:type="spellStart"/>
      <w:r w:rsidRPr="001724FA">
        <w:rPr>
          <w:rFonts w:ascii="Times New Roman" w:hAnsi="Times New Roman" w:cs="Times New Roman"/>
        </w:rPr>
        <w:t>SoLAR</w:t>
      </w:r>
      <w:proofErr w:type="spellEnd"/>
      <w:r w:rsidRPr="001724FA">
        <w:rPr>
          <w:rFonts w:ascii="Times New Roman" w:hAnsi="Times New Roman" w:cs="Times New Roman"/>
        </w:rPr>
        <w:t xml:space="preserve"> Phase II project provides systems-level support for solar agriculture in Ethiopia and Kenya, NSSID strengthens piloting and policy integration in Ethiopia, and the IFPRI-led Irrigation Investment Tool informs investment decisions in Nigeria. Building on these platforms, S4I adds value by consolidating 2025 outcomes and bundling solar and farmer-led irrigation technologies with inclusive finance, digital advisory tools</w:t>
      </w:r>
      <w:r w:rsidR="00F84054">
        <w:rPr>
          <w:rFonts w:ascii="Times New Roman" w:hAnsi="Times New Roman" w:cs="Times New Roman"/>
        </w:rPr>
        <w:t xml:space="preserve"> (</w:t>
      </w:r>
      <w:r w:rsidR="00A92FCC">
        <w:rPr>
          <w:rFonts w:ascii="Times New Roman" w:hAnsi="Times New Roman" w:cs="Times New Roman"/>
        </w:rPr>
        <w:t xml:space="preserve">i.e., developed through </w:t>
      </w:r>
      <w:proofErr w:type="spellStart"/>
      <w:r w:rsidR="00A92FCC">
        <w:rPr>
          <w:rFonts w:ascii="Times New Roman" w:hAnsi="Times New Roman" w:cs="Times New Roman"/>
        </w:rPr>
        <w:t>bilaterals</w:t>
      </w:r>
      <w:proofErr w:type="spellEnd"/>
      <w:r w:rsidR="00A92FCC">
        <w:rPr>
          <w:rFonts w:ascii="Times New Roman" w:hAnsi="Times New Roman" w:cs="Times New Roman"/>
        </w:rPr>
        <w:t xml:space="preserve"> projects</w:t>
      </w:r>
      <w:r w:rsidR="00F84054">
        <w:rPr>
          <w:rFonts w:ascii="Times New Roman" w:hAnsi="Times New Roman" w:cs="Times New Roman"/>
        </w:rPr>
        <w:t>)</w:t>
      </w:r>
      <w:r w:rsidRPr="001724FA">
        <w:rPr>
          <w:rFonts w:ascii="Times New Roman" w:hAnsi="Times New Roman" w:cs="Times New Roman"/>
        </w:rPr>
        <w:t xml:space="preserve">, and institutional capacity development. S4I funding supports key intermediaries </w:t>
      </w:r>
      <w:r>
        <w:rPr>
          <w:rFonts w:ascii="Times New Roman" w:hAnsi="Times New Roman" w:cs="Times New Roman"/>
        </w:rPr>
        <w:t>that link farmers to financial institutions, reducing risk and improving access to credit</w:t>
      </w:r>
      <w:r w:rsidRPr="001724FA">
        <w:rPr>
          <w:rFonts w:ascii="Times New Roman" w:hAnsi="Times New Roman" w:cs="Times New Roman"/>
        </w:rPr>
        <w:t>.</w:t>
      </w:r>
    </w:p>
    <w:sectPr w:rsidRPr="00BA5F10" w:rsidR="007B2FEA" w:rsidSect="0035644C">
      <w:footerReference w:type="default" r:id="rId1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5879" w:rsidP="000A1703" w:rsidRDefault="00D15879" w14:paraId="4D555221" w14:textId="77777777">
      <w:pPr>
        <w:spacing w:after="0" w:line="240" w:lineRule="auto"/>
      </w:pPr>
      <w:r>
        <w:separator/>
      </w:r>
    </w:p>
  </w:endnote>
  <w:endnote w:type="continuationSeparator" w:id="0">
    <w:p w:rsidR="00D15879" w:rsidP="000A1703" w:rsidRDefault="00D15879" w14:paraId="76C0098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022402"/>
      <w:docPartObj>
        <w:docPartGallery w:val="Page Numbers (Bottom of Page)"/>
        <w:docPartUnique/>
      </w:docPartObj>
    </w:sdtPr>
    <w:sdtEndPr>
      <w:rPr>
        <w:noProof/>
      </w:rPr>
    </w:sdtEndPr>
    <w:sdtContent>
      <w:p w:rsidR="003039F4" w:rsidRDefault="003039F4" w14:paraId="0B2A982F" w14:textId="213D14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A1703" w:rsidRDefault="000A1703" w14:paraId="3F389AE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5879" w:rsidP="000A1703" w:rsidRDefault="00D15879" w14:paraId="53294402" w14:textId="77777777">
      <w:pPr>
        <w:spacing w:after="0" w:line="240" w:lineRule="auto"/>
      </w:pPr>
      <w:r>
        <w:separator/>
      </w:r>
    </w:p>
  </w:footnote>
  <w:footnote w:type="continuationSeparator" w:id="0">
    <w:p w:rsidR="00D15879" w:rsidP="000A1703" w:rsidRDefault="00D15879" w14:paraId="5FEB8C9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2C9"/>
    <w:multiLevelType w:val="multilevel"/>
    <w:tmpl w:val="7D70B2AC"/>
    <w:lvl w:ilvl="0">
      <w:start w:val="1"/>
      <w:numFmt w:val="bullet"/>
      <w:lvlText w:val=""/>
      <w:lvlJc w:val="left"/>
      <w:pPr>
        <w:tabs>
          <w:tab w:val="num" w:pos="1350"/>
        </w:tabs>
        <w:ind w:left="1350" w:hanging="360"/>
      </w:pPr>
      <w:rPr>
        <w:rFonts w:hint="default" w:ascii="Symbol" w:hAnsi="Symbol"/>
        <w:sz w:val="20"/>
      </w:rPr>
    </w:lvl>
    <w:lvl w:ilvl="1" w:tentative="1">
      <w:start w:val="1"/>
      <w:numFmt w:val="bullet"/>
      <w:lvlText w:val="o"/>
      <w:lvlJc w:val="left"/>
      <w:pPr>
        <w:tabs>
          <w:tab w:val="num" w:pos="2070"/>
        </w:tabs>
        <w:ind w:left="2070" w:hanging="360"/>
      </w:pPr>
      <w:rPr>
        <w:rFonts w:hint="default" w:ascii="Courier New" w:hAnsi="Courier New"/>
        <w:sz w:val="20"/>
      </w:rPr>
    </w:lvl>
    <w:lvl w:ilvl="2" w:tentative="1">
      <w:start w:val="1"/>
      <w:numFmt w:val="bullet"/>
      <w:lvlText w:val=""/>
      <w:lvlJc w:val="left"/>
      <w:pPr>
        <w:tabs>
          <w:tab w:val="num" w:pos="2790"/>
        </w:tabs>
        <w:ind w:left="2790" w:hanging="360"/>
      </w:pPr>
      <w:rPr>
        <w:rFonts w:hint="default" w:ascii="Wingdings" w:hAnsi="Wingdings"/>
        <w:sz w:val="20"/>
      </w:rPr>
    </w:lvl>
    <w:lvl w:ilvl="3" w:tentative="1">
      <w:start w:val="1"/>
      <w:numFmt w:val="bullet"/>
      <w:lvlText w:val=""/>
      <w:lvlJc w:val="left"/>
      <w:pPr>
        <w:tabs>
          <w:tab w:val="num" w:pos="3510"/>
        </w:tabs>
        <w:ind w:left="3510" w:hanging="360"/>
      </w:pPr>
      <w:rPr>
        <w:rFonts w:hint="default" w:ascii="Wingdings" w:hAnsi="Wingdings"/>
        <w:sz w:val="20"/>
      </w:rPr>
    </w:lvl>
    <w:lvl w:ilvl="4" w:tentative="1">
      <w:start w:val="1"/>
      <w:numFmt w:val="bullet"/>
      <w:lvlText w:val=""/>
      <w:lvlJc w:val="left"/>
      <w:pPr>
        <w:tabs>
          <w:tab w:val="num" w:pos="4230"/>
        </w:tabs>
        <w:ind w:left="4230" w:hanging="360"/>
      </w:pPr>
      <w:rPr>
        <w:rFonts w:hint="default" w:ascii="Wingdings" w:hAnsi="Wingdings"/>
        <w:sz w:val="20"/>
      </w:rPr>
    </w:lvl>
    <w:lvl w:ilvl="5" w:tentative="1">
      <w:start w:val="1"/>
      <w:numFmt w:val="bullet"/>
      <w:lvlText w:val=""/>
      <w:lvlJc w:val="left"/>
      <w:pPr>
        <w:tabs>
          <w:tab w:val="num" w:pos="4950"/>
        </w:tabs>
        <w:ind w:left="4950" w:hanging="360"/>
      </w:pPr>
      <w:rPr>
        <w:rFonts w:hint="default" w:ascii="Wingdings" w:hAnsi="Wingdings"/>
        <w:sz w:val="20"/>
      </w:rPr>
    </w:lvl>
    <w:lvl w:ilvl="6" w:tentative="1">
      <w:start w:val="1"/>
      <w:numFmt w:val="bullet"/>
      <w:lvlText w:val=""/>
      <w:lvlJc w:val="left"/>
      <w:pPr>
        <w:tabs>
          <w:tab w:val="num" w:pos="5670"/>
        </w:tabs>
        <w:ind w:left="5670" w:hanging="360"/>
      </w:pPr>
      <w:rPr>
        <w:rFonts w:hint="default" w:ascii="Wingdings" w:hAnsi="Wingdings"/>
        <w:sz w:val="20"/>
      </w:rPr>
    </w:lvl>
    <w:lvl w:ilvl="7" w:tentative="1">
      <w:start w:val="1"/>
      <w:numFmt w:val="bullet"/>
      <w:lvlText w:val=""/>
      <w:lvlJc w:val="left"/>
      <w:pPr>
        <w:tabs>
          <w:tab w:val="num" w:pos="6390"/>
        </w:tabs>
        <w:ind w:left="6390" w:hanging="360"/>
      </w:pPr>
      <w:rPr>
        <w:rFonts w:hint="default" w:ascii="Wingdings" w:hAnsi="Wingdings"/>
        <w:sz w:val="20"/>
      </w:rPr>
    </w:lvl>
    <w:lvl w:ilvl="8" w:tentative="1">
      <w:start w:val="1"/>
      <w:numFmt w:val="bullet"/>
      <w:lvlText w:val=""/>
      <w:lvlJc w:val="left"/>
      <w:pPr>
        <w:tabs>
          <w:tab w:val="num" w:pos="7110"/>
        </w:tabs>
        <w:ind w:left="7110" w:hanging="360"/>
      </w:pPr>
      <w:rPr>
        <w:rFonts w:hint="default" w:ascii="Wingdings" w:hAnsi="Wingdings"/>
        <w:sz w:val="20"/>
      </w:rPr>
    </w:lvl>
  </w:abstractNum>
  <w:abstractNum w:abstractNumId="1" w15:restartNumberingAfterBreak="0">
    <w:nsid w:val="039475CD"/>
    <w:multiLevelType w:val="multilevel"/>
    <w:tmpl w:val="044E8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1D0B17"/>
    <w:multiLevelType w:val="multilevel"/>
    <w:tmpl w:val="4AD2C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BA5A11"/>
    <w:multiLevelType w:val="multilevel"/>
    <w:tmpl w:val="EF16D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410183"/>
    <w:multiLevelType w:val="multilevel"/>
    <w:tmpl w:val="4CAE1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00076FF"/>
    <w:multiLevelType w:val="multilevel"/>
    <w:tmpl w:val="E048EF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9935F3"/>
    <w:multiLevelType w:val="hybridMultilevel"/>
    <w:tmpl w:val="EA5695FC"/>
    <w:lvl w:ilvl="0" w:tplc="8BBE6C86">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C326267"/>
    <w:multiLevelType w:val="multilevel"/>
    <w:tmpl w:val="BC940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861228"/>
    <w:multiLevelType w:val="multilevel"/>
    <w:tmpl w:val="574E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14C1B4F"/>
    <w:multiLevelType w:val="multilevel"/>
    <w:tmpl w:val="A406F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17662B0"/>
    <w:multiLevelType w:val="multilevel"/>
    <w:tmpl w:val="8C5E9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5D1012"/>
    <w:multiLevelType w:val="multilevel"/>
    <w:tmpl w:val="61D81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3286D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3812A3"/>
    <w:multiLevelType w:val="multilevel"/>
    <w:tmpl w:val="79C26E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3655484"/>
    <w:multiLevelType w:val="multilevel"/>
    <w:tmpl w:val="0BE818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AC72C56"/>
    <w:multiLevelType w:val="hybridMultilevel"/>
    <w:tmpl w:val="182CB9BA"/>
    <w:lvl w:ilvl="0" w:tplc="C0FE8C66">
      <w:start w:val="1"/>
      <w:numFmt w:val="bullet"/>
      <w:lvlText w:val="•"/>
      <w:lvlJc w:val="left"/>
      <w:pPr>
        <w:tabs>
          <w:tab w:val="num" w:pos="720"/>
        </w:tabs>
        <w:ind w:left="720" w:hanging="360"/>
      </w:pPr>
      <w:rPr>
        <w:rFonts w:hint="default" w:ascii="Arial" w:hAnsi="Arial"/>
      </w:rPr>
    </w:lvl>
    <w:lvl w:ilvl="1" w:tplc="B3487E9A">
      <w:start w:val="1"/>
      <w:numFmt w:val="bullet"/>
      <w:lvlText w:val="•"/>
      <w:lvlJc w:val="left"/>
      <w:pPr>
        <w:tabs>
          <w:tab w:val="num" w:pos="1440"/>
        </w:tabs>
        <w:ind w:left="1440" w:hanging="360"/>
      </w:pPr>
      <w:rPr>
        <w:rFonts w:hint="default" w:ascii="Arial" w:hAnsi="Arial"/>
      </w:rPr>
    </w:lvl>
    <w:lvl w:ilvl="2" w:tplc="6C2C727E" w:tentative="1">
      <w:start w:val="1"/>
      <w:numFmt w:val="bullet"/>
      <w:lvlText w:val="•"/>
      <w:lvlJc w:val="left"/>
      <w:pPr>
        <w:tabs>
          <w:tab w:val="num" w:pos="2160"/>
        </w:tabs>
        <w:ind w:left="2160" w:hanging="360"/>
      </w:pPr>
      <w:rPr>
        <w:rFonts w:hint="default" w:ascii="Arial" w:hAnsi="Arial"/>
      </w:rPr>
    </w:lvl>
    <w:lvl w:ilvl="3" w:tplc="AE2A1A54" w:tentative="1">
      <w:start w:val="1"/>
      <w:numFmt w:val="bullet"/>
      <w:lvlText w:val="•"/>
      <w:lvlJc w:val="left"/>
      <w:pPr>
        <w:tabs>
          <w:tab w:val="num" w:pos="2880"/>
        </w:tabs>
        <w:ind w:left="2880" w:hanging="360"/>
      </w:pPr>
      <w:rPr>
        <w:rFonts w:hint="default" w:ascii="Arial" w:hAnsi="Arial"/>
      </w:rPr>
    </w:lvl>
    <w:lvl w:ilvl="4" w:tplc="75C6B686" w:tentative="1">
      <w:start w:val="1"/>
      <w:numFmt w:val="bullet"/>
      <w:lvlText w:val="•"/>
      <w:lvlJc w:val="left"/>
      <w:pPr>
        <w:tabs>
          <w:tab w:val="num" w:pos="3600"/>
        </w:tabs>
        <w:ind w:left="3600" w:hanging="360"/>
      </w:pPr>
      <w:rPr>
        <w:rFonts w:hint="default" w:ascii="Arial" w:hAnsi="Arial"/>
      </w:rPr>
    </w:lvl>
    <w:lvl w:ilvl="5" w:tplc="B23EA728" w:tentative="1">
      <w:start w:val="1"/>
      <w:numFmt w:val="bullet"/>
      <w:lvlText w:val="•"/>
      <w:lvlJc w:val="left"/>
      <w:pPr>
        <w:tabs>
          <w:tab w:val="num" w:pos="4320"/>
        </w:tabs>
        <w:ind w:left="4320" w:hanging="360"/>
      </w:pPr>
      <w:rPr>
        <w:rFonts w:hint="default" w:ascii="Arial" w:hAnsi="Arial"/>
      </w:rPr>
    </w:lvl>
    <w:lvl w:ilvl="6" w:tplc="1B46D19C" w:tentative="1">
      <w:start w:val="1"/>
      <w:numFmt w:val="bullet"/>
      <w:lvlText w:val="•"/>
      <w:lvlJc w:val="left"/>
      <w:pPr>
        <w:tabs>
          <w:tab w:val="num" w:pos="5040"/>
        </w:tabs>
        <w:ind w:left="5040" w:hanging="360"/>
      </w:pPr>
      <w:rPr>
        <w:rFonts w:hint="default" w:ascii="Arial" w:hAnsi="Arial"/>
      </w:rPr>
    </w:lvl>
    <w:lvl w:ilvl="7" w:tplc="C3E0132E" w:tentative="1">
      <w:start w:val="1"/>
      <w:numFmt w:val="bullet"/>
      <w:lvlText w:val="•"/>
      <w:lvlJc w:val="left"/>
      <w:pPr>
        <w:tabs>
          <w:tab w:val="num" w:pos="5760"/>
        </w:tabs>
        <w:ind w:left="5760" w:hanging="360"/>
      </w:pPr>
      <w:rPr>
        <w:rFonts w:hint="default" w:ascii="Arial" w:hAnsi="Arial"/>
      </w:rPr>
    </w:lvl>
    <w:lvl w:ilvl="8" w:tplc="10D8AFE0" w:tentative="1">
      <w:start w:val="1"/>
      <w:numFmt w:val="bullet"/>
      <w:lvlText w:val="•"/>
      <w:lvlJc w:val="left"/>
      <w:pPr>
        <w:tabs>
          <w:tab w:val="num" w:pos="6480"/>
        </w:tabs>
        <w:ind w:left="6480" w:hanging="360"/>
      </w:pPr>
      <w:rPr>
        <w:rFonts w:hint="default" w:ascii="Arial" w:hAnsi="Arial"/>
      </w:rPr>
    </w:lvl>
  </w:abstractNum>
  <w:abstractNum w:abstractNumId="16" w15:restartNumberingAfterBreak="0">
    <w:nsid w:val="3F3A4E37"/>
    <w:multiLevelType w:val="multilevel"/>
    <w:tmpl w:val="CC7EA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2B43955"/>
    <w:multiLevelType w:val="multilevel"/>
    <w:tmpl w:val="3CD66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9D951BA"/>
    <w:multiLevelType w:val="multilevel"/>
    <w:tmpl w:val="16B0C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25F5EF4"/>
    <w:multiLevelType w:val="multilevel"/>
    <w:tmpl w:val="EE2A82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79D721A"/>
    <w:multiLevelType w:val="hybridMultilevel"/>
    <w:tmpl w:val="3AE6D616"/>
    <w:lvl w:ilvl="0" w:tplc="8BBE6C86">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60026E3D"/>
    <w:multiLevelType w:val="multilevel"/>
    <w:tmpl w:val="D1C05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93E543B"/>
    <w:multiLevelType w:val="hybridMultilevel"/>
    <w:tmpl w:val="FFFFFFFF"/>
    <w:lvl w:ilvl="0" w:tplc="54D00436">
      <w:start w:val="1"/>
      <w:numFmt w:val="decimal"/>
      <w:lvlText w:val="%1)"/>
      <w:lvlJc w:val="left"/>
      <w:pPr>
        <w:ind w:left="720" w:hanging="360"/>
      </w:pPr>
    </w:lvl>
    <w:lvl w:ilvl="1" w:tplc="E80CC5E2">
      <w:start w:val="1"/>
      <w:numFmt w:val="lowerLetter"/>
      <w:lvlText w:val="%2."/>
      <w:lvlJc w:val="left"/>
      <w:pPr>
        <w:ind w:left="1440" w:hanging="360"/>
      </w:pPr>
    </w:lvl>
    <w:lvl w:ilvl="2" w:tplc="037040A8">
      <w:start w:val="1"/>
      <w:numFmt w:val="lowerRoman"/>
      <w:lvlText w:val="%3."/>
      <w:lvlJc w:val="right"/>
      <w:pPr>
        <w:ind w:left="2160" w:hanging="180"/>
      </w:pPr>
    </w:lvl>
    <w:lvl w:ilvl="3" w:tplc="FEA6B412">
      <w:start w:val="1"/>
      <w:numFmt w:val="decimal"/>
      <w:lvlText w:val="%4."/>
      <w:lvlJc w:val="left"/>
      <w:pPr>
        <w:ind w:left="2880" w:hanging="360"/>
      </w:pPr>
    </w:lvl>
    <w:lvl w:ilvl="4" w:tplc="CCDED6D0">
      <w:start w:val="1"/>
      <w:numFmt w:val="lowerLetter"/>
      <w:lvlText w:val="%5."/>
      <w:lvlJc w:val="left"/>
      <w:pPr>
        <w:ind w:left="3600" w:hanging="360"/>
      </w:pPr>
    </w:lvl>
    <w:lvl w:ilvl="5" w:tplc="8BE077BA">
      <w:start w:val="1"/>
      <w:numFmt w:val="lowerRoman"/>
      <w:lvlText w:val="%6."/>
      <w:lvlJc w:val="right"/>
      <w:pPr>
        <w:ind w:left="4320" w:hanging="180"/>
      </w:pPr>
    </w:lvl>
    <w:lvl w:ilvl="6" w:tplc="76925B9E">
      <w:start w:val="1"/>
      <w:numFmt w:val="decimal"/>
      <w:lvlText w:val="%7."/>
      <w:lvlJc w:val="left"/>
      <w:pPr>
        <w:ind w:left="5040" w:hanging="360"/>
      </w:pPr>
    </w:lvl>
    <w:lvl w:ilvl="7" w:tplc="0F9AC300">
      <w:start w:val="1"/>
      <w:numFmt w:val="lowerLetter"/>
      <w:lvlText w:val="%8."/>
      <w:lvlJc w:val="left"/>
      <w:pPr>
        <w:ind w:left="5760" w:hanging="360"/>
      </w:pPr>
    </w:lvl>
    <w:lvl w:ilvl="8" w:tplc="48461AB0">
      <w:start w:val="1"/>
      <w:numFmt w:val="lowerRoman"/>
      <w:lvlText w:val="%9."/>
      <w:lvlJc w:val="right"/>
      <w:pPr>
        <w:ind w:left="6480" w:hanging="180"/>
      </w:pPr>
    </w:lvl>
  </w:abstractNum>
  <w:abstractNum w:abstractNumId="23" w15:restartNumberingAfterBreak="0">
    <w:nsid w:val="69C50494"/>
    <w:multiLevelType w:val="multilevel"/>
    <w:tmpl w:val="97C4D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FA2BD1"/>
    <w:multiLevelType w:val="hybridMultilevel"/>
    <w:tmpl w:val="B0229C5C"/>
    <w:lvl w:ilvl="0" w:tplc="43568C8E">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5" w15:restartNumberingAfterBreak="0">
    <w:nsid w:val="70FA6A1B"/>
    <w:multiLevelType w:val="hybridMultilevel"/>
    <w:tmpl w:val="B8066256"/>
    <w:lvl w:ilvl="0" w:tplc="1194DF42">
      <w:start w:val="1"/>
      <w:numFmt w:val="bullet"/>
      <w:lvlText w:val="•"/>
      <w:lvlJc w:val="left"/>
      <w:pPr>
        <w:tabs>
          <w:tab w:val="num" w:pos="720"/>
        </w:tabs>
        <w:ind w:left="720" w:hanging="360"/>
      </w:pPr>
      <w:rPr>
        <w:rFonts w:hint="default" w:ascii="Arial" w:hAnsi="Arial"/>
      </w:rPr>
    </w:lvl>
    <w:lvl w:ilvl="1" w:tplc="9B2EDDF6" w:tentative="1">
      <w:start w:val="1"/>
      <w:numFmt w:val="bullet"/>
      <w:lvlText w:val="•"/>
      <w:lvlJc w:val="left"/>
      <w:pPr>
        <w:tabs>
          <w:tab w:val="num" w:pos="1440"/>
        </w:tabs>
        <w:ind w:left="1440" w:hanging="360"/>
      </w:pPr>
      <w:rPr>
        <w:rFonts w:hint="default" w:ascii="Arial" w:hAnsi="Arial"/>
      </w:rPr>
    </w:lvl>
    <w:lvl w:ilvl="2" w:tplc="B9488DAC" w:tentative="1">
      <w:start w:val="1"/>
      <w:numFmt w:val="bullet"/>
      <w:lvlText w:val="•"/>
      <w:lvlJc w:val="left"/>
      <w:pPr>
        <w:tabs>
          <w:tab w:val="num" w:pos="2160"/>
        </w:tabs>
        <w:ind w:left="2160" w:hanging="360"/>
      </w:pPr>
      <w:rPr>
        <w:rFonts w:hint="default" w:ascii="Arial" w:hAnsi="Arial"/>
      </w:rPr>
    </w:lvl>
    <w:lvl w:ilvl="3" w:tplc="A2E84C68" w:tentative="1">
      <w:start w:val="1"/>
      <w:numFmt w:val="bullet"/>
      <w:lvlText w:val="•"/>
      <w:lvlJc w:val="left"/>
      <w:pPr>
        <w:tabs>
          <w:tab w:val="num" w:pos="2880"/>
        </w:tabs>
        <w:ind w:left="2880" w:hanging="360"/>
      </w:pPr>
      <w:rPr>
        <w:rFonts w:hint="default" w:ascii="Arial" w:hAnsi="Arial"/>
      </w:rPr>
    </w:lvl>
    <w:lvl w:ilvl="4" w:tplc="C2D04354" w:tentative="1">
      <w:start w:val="1"/>
      <w:numFmt w:val="bullet"/>
      <w:lvlText w:val="•"/>
      <w:lvlJc w:val="left"/>
      <w:pPr>
        <w:tabs>
          <w:tab w:val="num" w:pos="3600"/>
        </w:tabs>
        <w:ind w:left="3600" w:hanging="360"/>
      </w:pPr>
      <w:rPr>
        <w:rFonts w:hint="default" w:ascii="Arial" w:hAnsi="Arial"/>
      </w:rPr>
    </w:lvl>
    <w:lvl w:ilvl="5" w:tplc="3A5A0782" w:tentative="1">
      <w:start w:val="1"/>
      <w:numFmt w:val="bullet"/>
      <w:lvlText w:val="•"/>
      <w:lvlJc w:val="left"/>
      <w:pPr>
        <w:tabs>
          <w:tab w:val="num" w:pos="4320"/>
        </w:tabs>
        <w:ind w:left="4320" w:hanging="360"/>
      </w:pPr>
      <w:rPr>
        <w:rFonts w:hint="default" w:ascii="Arial" w:hAnsi="Arial"/>
      </w:rPr>
    </w:lvl>
    <w:lvl w:ilvl="6" w:tplc="434AEB7E" w:tentative="1">
      <w:start w:val="1"/>
      <w:numFmt w:val="bullet"/>
      <w:lvlText w:val="•"/>
      <w:lvlJc w:val="left"/>
      <w:pPr>
        <w:tabs>
          <w:tab w:val="num" w:pos="5040"/>
        </w:tabs>
        <w:ind w:left="5040" w:hanging="360"/>
      </w:pPr>
      <w:rPr>
        <w:rFonts w:hint="default" w:ascii="Arial" w:hAnsi="Arial"/>
      </w:rPr>
    </w:lvl>
    <w:lvl w:ilvl="7" w:tplc="EB46827A" w:tentative="1">
      <w:start w:val="1"/>
      <w:numFmt w:val="bullet"/>
      <w:lvlText w:val="•"/>
      <w:lvlJc w:val="left"/>
      <w:pPr>
        <w:tabs>
          <w:tab w:val="num" w:pos="5760"/>
        </w:tabs>
        <w:ind w:left="5760" w:hanging="360"/>
      </w:pPr>
      <w:rPr>
        <w:rFonts w:hint="default" w:ascii="Arial" w:hAnsi="Arial"/>
      </w:rPr>
    </w:lvl>
    <w:lvl w:ilvl="8" w:tplc="E7AA2224" w:tentative="1">
      <w:start w:val="1"/>
      <w:numFmt w:val="bullet"/>
      <w:lvlText w:val="•"/>
      <w:lvlJc w:val="left"/>
      <w:pPr>
        <w:tabs>
          <w:tab w:val="num" w:pos="6480"/>
        </w:tabs>
        <w:ind w:left="6480" w:hanging="360"/>
      </w:pPr>
      <w:rPr>
        <w:rFonts w:hint="default" w:ascii="Arial" w:hAnsi="Arial"/>
      </w:rPr>
    </w:lvl>
  </w:abstractNum>
  <w:abstractNum w:abstractNumId="26" w15:restartNumberingAfterBreak="0">
    <w:nsid w:val="785F374B"/>
    <w:multiLevelType w:val="multilevel"/>
    <w:tmpl w:val="DF5E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6656591">
    <w:abstractNumId w:val="13"/>
  </w:num>
  <w:num w:numId="2" w16cid:durableId="1479374455">
    <w:abstractNumId w:val="10"/>
  </w:num>
  <w:num w:numId="3" w16cid:durableId="1315984120">
    <w:abstractNumId w:val="5"/>
  </w:num>
  <w:num w:numId="4" w16cid:durableId="1292710915">
    <w:abstractNumId w:val="3"/>
  </w:num>
  <w:num w:numId="5" w16cid:durableId="767968360">
    <w:abstractNumId w:val="8"/>
  </w:num>
  <w:num w:numId="6" w16cid:durableId="561258469">
    <w:abstractNumId w:val="1"/>
  </w:num>
  <w:num w:numId="7" w16cid:durableId="264000130">
    <w:abstractNumId w:val="19"/>
  </w:num>
  <w:num w:numId="8" w16cid:durableId="679159298">
    <w:abstractNumId w:val="7"/>
  </w:num>
  <w:num w:numId="9" w16cid:durableId="1540046388">
    <w:abstractNumId w:val="18"/>
  </w:num>
  <w:num w:numId="10" w16cid:durableId="154227638">
    <w:abstractNumId w:val="4"/>
  </w:num>
  <w:num w:numId="11" w16cid:durableId="1498155822">
    <w:abstractNumId w:val="17"/>
  </w:num>
  <w:num w:numId="12" w16cid:durableId="1986814829">
    <w:abstractNumId w:val="2"/>
  </w:num>
  <w:num w:numId="13" w16cid:durableId="1260213636">
    <w:abstractNumId w:val="9"/>
  </w:num>
  <w:num w:numId="14" w16cid:durableId="1660233436">
    <w:abstractNumId w:val="21"/>
  </w:num>
  <w:num w:numId="15" w16cid:durableId="331954284">
    <w:abstractNumId w:val="0"/>
  </w:num>
  <w:num w:numId="16" w16cid:durableId="675694330">
    <w:abstractNumId w:val="16"/>
  </w:num>
  <w:num w:numId="17" w16cid:durableId="131602650">
    <w:abstractNumId w:val="11"/>
  </w:num>
  <w:num w:numId="18" w16cid:durableId="1275559800">
    <w:abstractNumId w:val="14"/>
  </w:num>
  <w:num w:numId="19" w16cid:durableId="1359546147">
    <w:abstractNumId w:val="23"/>
  </w:num>
  <w:num w:numId="20" w16cid:durableId="2118088761">
    <w:abstractNumId w:val="26"/>
  </w:num>
  <w:num w:numId="21" w16cid:durableId="1308432057">
    <w:abstractNumId w:val="15"/>
  </w:num>
  <w:num w:numId="22" w16cid:durableId="1555189679">
    <w:abstractNumId w:val="12"/>
  </w:num>
  <w:num w:numId="23" w16cid:durableId="537279698">
    <w:abstractNumId w:val="25"/>
  </w:num>
  <w:num w:numId="24" w16cid:durableId="414522180">
    <w:abstractNumId w:val="6"/>
  </w:num>
  <w:num w:numId="25" w16cid:durableId="1155219989">
    <w:abstractNumId w:val="20"/>
  </w:num>
  <w:num w:numId="26" w16cid:durableId="1991597936">
    <w:abstractNumId w:val="22"/>
  </w:num>
  <w:num w:numId="27" w16cid:durableId="939340933">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6afa0e00-fa14-40b7-8a2e-22a7f8c357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FF5"/>
    <w:rsid w:val="000008C7"/>
    <w:rsid w:val="00000BE2"/>
    <w:rsid w:val="000011DD"/>
    <w:rsid w:val="0000157D"/>
    <w:rsid w:val="00002FA5"/>
    <w:rsid w:val="00004410"/>
    <w:rsid w:val="0000583B"/>
    <w:rsid w:val="00007010"/>
    <w:rsid w:val="000074C9"/>
    <w:rsid w:val="00007ED7"/>
    <w:rsid w:val="0001586B"/>
    <w:rsid w:val="00015B89"/>
    <w:rsid w:val="000216B6"/>
    <w:rsid w:val="00021C4D"/>
    <w:rsid w:val="0002296B"/>
    <w:rsid w:val="00022BC4"/>
    <w:rsid w:val="000231FD"/>
    <w:rsid w:val="00024197"/>
    <w:rsid w:val="00025CE8"/>
    <w:rsid w:val="000273E3"/>
    <w:rsid w:val="00032E4E"/>
    <w:rsid w:val="0003318E"/>
    <w:rsid w:val="0003435C"/>
    <w:rsid w:val="0003533B"/>
    <w:rsid w:val="0003735E"/>
    <w:rsid w:val="00040558"/>
    <w:rsid w:val="00042141"/>
    <w:rsid w:val="0004253B"/>
    <w:rsid w:val="0004344A"/>
    <w:rsid w:val="00043FAE"/>
    <w:rsid w:val="000441DA"/>
    <w:rsid w:val="000505C8"/>
    <w:rsid w:val="000509D6"/>
    <w:rsid w:val="000546FD"/>
    <w:rsid w:val="00055756"/>
    <w:rsid w:val="0005658E"/>
    <w:rsid w:val="0005679F"/>
    <w:rsid w:val="00057096"/>
    <w:rsid w:val="000604C2"/>
    <w:rsid w:val="00060555"/>
    <w:rsid w:val="00061006"/>
    <w:rsid w:val="000619F3"/>
    <w:rsid w:val="00064761"/>
    <w:rsid w:val="00064A79"/>
    <w:rsid w:val="00067731"/>
    <w:rsid w:val="00071C44"/>
    <w:rsid w:val="00072235"/>
    <w:rsid w:val="00075835"/>
    <w:rsid w:val="00076BBB"/>
    <w:rsid w:val="000770E7"/>
    <w:rsid w:val="000772BE"/>
    <w:rsid w:val="000850A4"/>
    <w:rsid w:val="000853E8"/>
    <w:rsid w:val="000859F9"/>
    <w:rsid w:val="000870A1"/>
    <w:rsid w:val="000875C4"/>
    <w:rsid w:val="00091CAC"/>
    <w:rsid w:val="00092068"/>
    <w:rsid w:val="000950D7"/>
    <w:rsid w:val="00095A4F"/>
    <w:rsid w:val="000A0D26"/>
    <w:rsid w:val="000A11C0"/>
    <w:rsid w:val="000A1703"/>
    <w:rsid w:val="000A44FD"/>
    <w:rsid w:val="000B1778"/>
    <w:rsid w:val="000B437F"/>
    <w:rsid w:val="000B54F7"/>
    <w:rsid w:val="000B5544"/>
    <w:rsid w:val="000C1683"/>
    <w:rsid w:val="000C63EF"/>
    <w:rsid w:val="000D13FE"/>
    <w:rsid w:val="000E3FC9"/>
    <w:rsid w:val="000E62C6"/>
    <w:rsid w:val="000E6654"/>
    <w:rsid w:val="000E6DB1"/>
    <w:rsid w:val="000F2336"/>
    <w:rsid w:val="000F2D29"/>
    <w:rsid w:val="000F368B"/>
    <w:rsid w:val="000F41E6"/>
    <w:rsid w:val="000F6997"/>
    <w:rsid w:val="000F73FC"/>
    <w:rsid w:val="000F7946"/>
    <w:rsid w:val="000F7DC0"/>
    <w:rsid w:val="0010143F"/>
    <w:rsid w:val="001023CA"/>
    <w:rsid w:val="00102482"/>
    <w:rsid w:val="00104A3B"/>
    <w:rsid w:val="0010617E"/>
    <w:rsid w:val="0010653A"/>
    <w:rsid w:val="0010691B"/>
    <w:rsid w:val="00111594"/>
    <w:rsid w:val="00111B19"/>
    <w:rsid w:val="001162A1"/>
    <w:rsid w:val="0012014C"/>
    <w:rsid w:val="00122390"/>
    <w:rsid w:val="001238B9"/>
    <w:rsid w:val="001241FA"/>
    <w:rsid w:val="001251DF"/>
    <w:rsid w:val="00126065"/>
    <w:rsid w:val="001264CD"/>
    <w:rsid w:val="001302CD"/>
    <w:rsid w:val="00131CC3"/>
    <w:rsid w:val="00133885"/>
    <w:rsid w:val="00134C1C"/>
    <w:rsid w:val="001377EB"/>
    <w:rsid w:val="001420FD"/>
    <w:rsid w:val="00142129"/>
    <w:rsid w:val="00144885"/>
    <w:rsid w:val="00145DF5"/>
    <w:rsid w:val="00146A34"/>
    <w:rsid w:val="00147310"/>
    <w:rsid w:val="00150720"/>
    <w:rsid w:val="00151400"/>
    <w:rsid w:val="00151E71"/>
    <w:rsid w:val="00153F08"/>
    <w:rsid w:val="00154057"/>
    <w:rsid w:val="00154939"/>
    <w:rsid w:val="00156BAC"/>
    <w:rsid w:val="00157480"/>
    <w:rsid w:val="00160388"/>
    <w:rsid w:val="00160D46"/>
    <w:rsid w:val="00164B1D"/>
    <w:rsid w:val="00164C4D"/>
    <w:rsid w:val="001650B3"/>
    <w:rsid w:val="001672B3"/>
    <w:rsid w:val="00167A8B"/>
    <w:rsid w:val="00171E32"/>
    <w:rsid w:val="00172086"/>
    <w:rsid w:val="001724FA"/>
    <w:rsid w:val="00172671"/>
    <w:rsid w:val="00173488"/>
    <w:rsid w:val="00181F5B"/>
    <w:rsid w:val="00183CDF"/>
    <w:rsid w:val="00192553"/>
    <w:rsid w:val="0019339F"/>
    <w:rsid w:val="00194753"/>
    <w:rsid w:val="0019516B"/>
    <w:rsid w:val="001966AF"/>
    <w:rsid w:val="00196C2C"/>
    <w:rsid w:val="00196FE0"/>
    <w:rsid w:val="001971AB"/>
    <w:rsid w:val="00197220"/>
    <w:rsid w:val="001976F6"/>
    <w:rsid w:val="001A1474"/>
    <w:rsid w:val="001A4E87"/>
    <w:rsid w:val="001A5BA8"/>
    <w:rsid w:val="001A61B9"/>
    <w:rsid w:val="001A669F"/>
    <w:rsid w:val="001A6EDE"/>
    <w:rsid w:val="001B2BC9"/>
    <w:rsid w:val="001B4A52"/>
    <w:rsid w:val="001B4CD6"/>
    <w:rsid w:val="001B5633"/>
    <w:rsid w:val="001B6678"/>
    <w:rsid w:val="001B6BEE"/>
    <w:rsid w:val="001B77D1"/>
    <w:rsid w:val="001B7A72"/>
    <w:rsid w:val="001C05A8"/>
    <w:rsid w:val="001C0A43"/>
    <w:rsid w:val="001C10E0"/>
    <w:rsid w:val="001C4135"/>
    <w:rsid w:val="001D08CE"/>
    <w:rsid w:val="001D279D"/>
    <w:rsid w:val="001D32AF"/>
    <w:rsid w:val="001D491C"/>
    <w:rsid w:val="001D5324"/>
    <w:rsid w:val="001D5B8B"/>
    <w:rsid w:val="001D6497"/>
    <w:rsid w:val="001D7B1C"/>
    <w:rsid w:val="001D7FCF"/>
    <w:rsid w:val="001E20AD"/>
    <w:rsid w:val="001E2DA3"/>
    <w:rsid w:val="001E49A0"/>
    <w:rsid w:val="001F0483"/>
    <w:rsid w:val="001F2363"/>
    <w:rsid w:val="001F7C45"/>
    <w:rsid w:val="00201515"/>
    <w:rsid w:val="002023A3"/>
    <w:rsid w:val="00204361"/>
    <w:rsid w:val="00207893"/>
    <w:rsid w:val="00210815"/>
    <w:rsid w:val="00210DAA"/>
    <w:rsid w:val="00210FC3"/>
    <w:rsid w:val="00211F28"/>
    <w:rsid w:val="00213326"/>
    <w:rsid w:val="00214619"/>
    <w:rsid w:val="00217359"/>
    <w:rsid w:val="00220312"/>
    <w:rsid w:val="00220CFE"/>
    <w:rsid w:val="002248F4"/>
    <w:rsid w:val="00231FF5"/>
    <w:rsid w:val="00232697"/>
    <w:rsid w:val="00232F17"/>
    <w:rsid w:val="00234F3D"/>
    <w:rsid w:val="0023752D"/>
    <w:rsid w:val="00241B0D"/>
    <w:rsid w:val="00241B70"/>
    <w:rsid w:val="0024295A"/>
    <w:rsid w:val="00243029"/>
    <w:rsid w:val="002447B5"/>
    <w:rsid w:val="00250DE8"/>
    <w:rsid w:val="00252D87"/>
    <w:rsid w:val="002549C7"/>
    <w:rsid w:val="002568E4"/>
    <w:rsid w:val="002578AB"/>
    <w:rsid w:val="002626D8"/>
    <w:rsid w:val="00263A2D"/>
    <w:rsid w:val="002651F8"/>
    <w:rsid w:val="002659EA"/>
    <w:rsid w:val="00266164"/>
    <w:rsid w:val="00270755"/>
    <w:rsid w:val="00272570"/>
    <w:rsid w:val="0027394E"/>
    <w:rsid w:val="00273EC0"/>
    <w:rsid w:val="002767F9"/>
    <w:rsid w:val="00281070"/>
    <w:rsid w:val="002812D6"/>
    <w:rsid w:val="002841DC"/>
    <w:rsid w:val="0028540D"/>
    <w:rsid w:val="00286617"/>
    <w:rsid w:val="00286619"/>
    <w:rsid w:val="00290C8C"/>
    <w:rsid w:val="00290EB0"/>
    <w:rsid w:val="0029127C"/>
    <w:rsid w:val="00292599"/>
    <w:rsid w:val="00292609"/>
    <w:rsid w:val="002934F1"/>
    <w:rsid w:val="0029E9ED"/>
    <w:rsid w:val="002A1741"/>
    <w:rsid w:val="002A20DF"/>
    <w:rsid w:val="002A259F"/>
    <w:rsid w:val="002A268B"/>
    <w:rsid w:val="002A3FB2"/>
    <w:rsid w:val="002A4D15"/>
    <w:rsid w:val="002B0282"/>
    <w:rsid w:val="002B1152"/>
    <w:rsid w:val="002B19EB"/>
    <w:rsid w:val="002C1ACA"/>
    <w:rsid w:val="002C2973"/>
    <w:rsid w:val="002C2F05"/>
    <w:rsid w:val="002C39E0"/>
    <w:rsid w:val="002C4010"/>
    <w:rsid w:val="002C5E34"/>
    <w:rsid w:val="002D18D6"/>
    <w:rsid w:val="002D553B"/>
    <w:rsid w:val="002D720F"/>
    <w:rsid w:val="002D77F8"/>
    <w:rsid w:val="002D785A"/>
    <w:rsid w:val="002D7BA8"/>
    <w:rsid w:val="002E138A"/>
    <w:rsid w:val="002E2873"/>
    <w:rsid w:val="002E2ABE"/>
    <w:rsid w:val="002E406F"/>
    <w:rsid w:val="002E4321"/>
    <w:rsid w:val="002E6AA8"/>
    <w:rsid w:val="002F23F3"/>
    <w:rsid w:val="002F286A"/>
    <w:rsid w:val="002F3627"/>
    <w:rsid w:val="002F3EC8"/>
    <w:rsid w:val="003008EA"/>
    <w:rsid w:val="003032AC"/>
    <w:rsid w:val="003039F4"/>
    <w:rsid w:val="00307BB3"/>
    <w:rsid w:val="0031064A"/>
    <w:rsid w:val="00312DCF"/>
    <w:rsid w:val="00317632"/>
    <w:rsid w:val="003205B2"/>
    <w:rsid w:val="00320BD0"/>
    <w:rsid w:val="00321688"/>
    <w:rsid w:val="00322690"/>
    <w:rsid w:val="00323B05"/>
    <w:rsid w:val="003255D1"/>
    <w:rsid w:val="00327C03"/>
    <w:rsid w:val="0033379A"/>
    <w:rsid w:val="003358A0"/>
    <w:rsid w:val="003369B8"/>
    <w:rsid w:val="003377CA"/>
    <w:rsid w:val="00337C85"/>
    <w:rsid w:val="00342C05"/>
    <w:rsid w:val="0034361C"/>
    <w:rsid w:val="003450C9"/>
    <w:rsid w:val="00347B81"/>
    <w:rsid w:val="00350436"/>
    <w:rsid w:val="00352722"/>
    <w:rsid w:val="00352B4F"/>
    <w:rsid w:val="00354237"/>
    <w:rsid w:val="00354311"/>
    <w:rsid w:val="00355AC7"/>
    <w:rsid w:val="0035644C"/>
    <w:rsid w:val="00360497"/>
    <w:rsid w:val="00362D6A"/>
    <w:rsid w:val="00362DBD"/>
    <w:rsid w:val="00363031"/>
    <w:rsid w:val="003630B6"/>
    <w:rsid w:val="00363141"/>
    <w:rsid w:val="0036590B"/>
    <w:rsid w:val="00366C55"/>
    <w:rsid w:val="003673BD"/>
    <w:rsid w:val="00370877"/>
    <w:rsid w:val="0037142E"/>
    <w:rsid w:val="00375765"/>
    <w:rsid w:val="003779CA"/>
    <w:rsid w:val="0038105C"/>
    <w:rsid w:val="00384845"/>
    <w:rsid w:val="00384ECC"/>
    <w:rsid w:val="003903B3"/>
    <w:rsid w:val="003962B2"/>
    <w:rsid w:val="00396896"/>
    <w:rsid w:val="00397350"/>
    <w:rsid w:val="003A0985"/>
    <w:rsid w:val="003A21FB"/>
    <w:rsid w:val="003A2A54"/>
    <w:rsid w:val="003A2BE5"/>
    <w:rsid w:val="003B2D0D"/>
    <w:rsid w:val="003B313A"/>
    <w:rsid w:val="003B546A"/>
    <w:rsid w:val="003C0298"/>
    <w:rsid w:val="003C0AA7"/>
    <w:rsid w:val="003C11E4"/>
    <w:rsid w:val="003C2132"/>
    <w:rsid w:val="003C298A"/>
    <w:rsid w:val="003C323E"/>
    <w:rsid w:val="003C6358"/>
    <w:rsid w:val="003C6745"/>
    <w:rsid w:val="003D2154"/>
    <w:rsid w:val="003D29E1"/>
    <w:rsid w:val="003D3585"/>
    <w:rsid w:val="003D6A9F"/>
    <w:rsid w:val="003E081C"/>
    <w:rsid w:val="003E3489"/>
    <w:rsid w:val="003E3498"/>
    <w:rsid w:val="003E6770"/>
    <w:rsid w:val="003E70B7"/>
    <w:rsid w:val="003F0803"/>
    <w:rsid w:val="003F1FE8"/>
    <w:rsid w:val="003F545B"/>
    <w:rsid w:val="003F5CB5"/>
    <w:rsid w:val="003F663B"/>
    <w:rsid w:val="003F72ED"/>
    <w:rsid w:val="0040187E"/>
    <w:rsid w:val="00405D0E"/>
    <w:rsid w:val="004079A2"/>
    <w:rsid w:val="00407C37"/>
    <w:rsid w:val="00410843"/>
    <w:rsid w:val="00412671"/>
    <w:rsid w:val="00412E70"/>
    <w:rsid w:val="00413183"/>
    <w:rsid w:val="004172D2"/>
    <w:rsid w:val="00417F3A"/>
    <w:rsid w:val="004202B9"/>
    <w:rsid w:val="004223EC"/>
    <w:rsid w:val="00424D85"/>
    <w:rsid w:val="004268FD"/>
    <w:rsid w:val="0042725B"/>
    <w:rsid w:val="004349D9"/>
    <w:rsid w:val="004352B5"/>
    <w:rsid w:val="0043602B"/>
    <w:rsid w:val="004374E9"/>
    <w:rsid w:val="0044071C"/>
    <w:rsid w:val="004419DE"/>
    <w:rsid w:val="004454B3"/>
    <w:rsid w:val="004457EA"/>
    <w:rsid w:val="00445973"/>
    <w:rsid w:val="004460C7"/>
    <w:rsid w:val="0044655F"/>
    <w:rsid w:val="00447644"/>
    <w:rsid w:val="00447CC0"/>
    <w:rsid w:val="00450074"/>
    <w:rsid w:val="00450B87"/>
    <w:rsid w:val="00451B3F"/>
    <w:rsid w:val="004523B1"/>
    <w:rsid w:val="00453A35"/>
    <w:rsid w:val="004547F2"/>
    <w:rsid w:val="004569FA"/>
    <w:rsid w:val="00461348"/>
    <w:rsid w:val="00461D3F"/>
    <w:rsid w:val="004620C7"/>
    <w:rsid w:val="00462FDD"/>
    <w:rsid w:val="00463854"/>
    <w:rsid w:val="00463EFF"/>
    <w:rsid w:val="00466216"/>
    <w:rsid w:val="00469122"/>
    <w:rsid w:val="00472C12"/>
    <w:rsid w:val="0047300D"/>
    <w:rsid w:val="004735E8"/>
    <w:rsid w:val="00473BFC"/>
    <w:rsid w:val="00475604"/>
    <w:rsid w:val="004812D0"/>
    <w:rsid w:val="004833C9"/>
    <w:rsid w:val="00487305"/>
    <w:rsid w:val="00491661"/>
    <w:rsid w:val="004929E3"/>
    <w:rsid w:val="0049308F"/>
    <w:rsid w:val="0049363A"/>
    <w:rsid w:val="00497D53"/>
    <w:rsid w:val="004A07E2"/>
    <w:rsid w:val="004A13AD"/>
    <w:rsid w:val="004A15EB"/>
    <w:rsid w:val="004A21D3"/>
    <w:rsid w:val="004A642C"/>
    <w:rsid w:val="004A6812"/>
    <w:rsid w:val="004B3483"/>
    <w:rsid w:val="004B3829"/>
    <w:rsid w:val="004B3CDE"/>
    <w:rsid w:val="004B3DEF"/>
    <w:rsid w:val="004B4FD0"/>
    <w:rsid w:val="004B59D9"/>
    <w:rsid w:val="004C1968"/>
    <w:rsid w:val="004C376D"/>
    <w:rsid w:val="004C3DCD"/>
    <w:rsid w:val="004C3F09"/>
    <w:rsid w:val="004C40E9"/>
    <w:rsid w:val="004C4661"/>
    <w:rsid w:val="004C5054"/>
    <w:rsid w:val="004C6234"/>
    <w:rsid w:val="004D32A9"/>
    <w:rsid w:val="004D6654"/>
    <w:rsid w:val="004D6F5C"/>
    <w:rsid w:val="004E1022"/>
    <w:rsid w:val="004E342C"/>
    <w:rsid w:val="004F4085"/>
    <w:rsid w:val="005002B1"/>
    <w:rsid w:val="00500B78"/>
    <w:rsid w:val="00502282"/>
    <w:rsid w:val="00502E93"/>
    <w:rsid w:val="00506ACE"/>
    <w:rsid w:val="00507400"/>
    <w:rsid w:val="00507969"/>
    <w:rsid w:val="00511A59"/>
    <w:rsid w:val="00512CA4"/>
    <w:rsid w:val="005142F7"/>
    <w:rsid w:val="005155E5"/>
    <w:rsid w:val="00517A5E"/>
    <w:rsid w:val="005204CC"/>
    <w:rsid w:val="00520CFD"/>
    <w:rsid w:val="005218F7"/>
    <w:rsid w:val="00522F30"/>
    <w:rsid w:val="005240F8"/>
    <w:rsid w:val="00526314"/>
    <w:rsid w:val="005267B4"/>
    <w:rsid w:val="00527F45"/>
    <w:rsid w:val="0053261A"/>
    <w:rsid w:val="00537127"/>
    <w:rsid w:val="005407C2"/>
    <w:rsid w:val="0054116E"/>
    <w:rsid w:val="00541FCB"/>
    <w:rsid w:val="005438B8"/>
    <w:rsid w:val="00543AC7"/>
    <w:rsid w:val="00544052"/>
    <w:rsid w:val="005455D8"/>
    <w:rsid w:val="0054664D"/>
    <w:rsid w:val="00550475"/>
    <w:rsid w:val="00550736"/>
    <w:rsid w:val="00552C09"/>
    <w:rsid w:val="00554C0B"/>
    <w:rsid w:val="005558DA"/>
    <w:rsid w:val="005576FE"/>
    <w:rsid w:val="00561EB9"/>
    <w:rsid w:val="00564B59"/>
    <w:rsid w:val="0057036F"/>
    <w:rsid w:val="0057188E"/>
    <w:rsid w:val="00571FEC"/>
    <w:rsid w:val="00572870"/>
    <w:rsid w:val="00573512"/>
    <w:rsid w:val="00573594"/>
    <w:rsid w:val="00573BDB"/>
    <w:rsid w:val="0057427A"/>
    <w:rsid w:val="005749C5"/>
    <w:rsid w:val="00577577"/>
    <w:rsid w:val="00580447"/>
    <w:rsid w:val="00585E91"/>
    <w:rsid w:val="00586C42"/>
    <w:rsid w:val="00587217"/>
    <w:rsid w:val="005901A5"/>
    <w:rsid w:val="005907B4"/>
    <w:rsid w:val="00590FF4"/>
    <w:rsid w:val="00591AD3"/>
    <w:rsid w:val="00592121"/>
    <w:rsid w:val="00595055"/>
    <w:rsid w:val="005A592D"/>
    <w:rsid w:val="005A757A"/>
    <w:rsid w:val="005A7785"/>
    <w:rsid w:val="005A7F7F"/>
    <w:rsid w:val="005B0B19"/>
    <w:rsid w:val="005B1507"/>
    <w:rsid w:val="005B2857"/>
    <w:rsid w:val="005B2B5A"/>
    <w:rsid w:val="005B5726"/>
    <w:rsid w:val="005B58C8"/>
    <w:rsid w:val="005B64A2"/>
    <w:rsid w:val="005B6DC9"/>
    <w:rsid w:val="005C3609"/>
    <w:rsid w:val="005C36C1"/>
    <w:rsid w:val="005C6EAB"/>
    <w:rsid w:val="005C7CA9"/>
    <w:rsid w:val="005D1BC9"/>
    <w:rsid w:val="005D1E5E"/>
    <w:rsid w:val="005D31B0"/>
    <w:rsid w:val="005D4D15"/>
    <w:rsid w:val="005D54DA"/>
    <w:rsid w:val="005D5EBF"/>
    <w:rsid w:val="005D7318"/>
    <w:rsid w:val="005E1349"/>
    <w:rsid w:val="005E7F2D"/>
    <w:rsid w:val="005F0A6C"/>
    <w:rsid w:val="005F1562"/>
    <w:rsid w:val="005F41EB"/>
    <w:rsid w:val="005F4E50"/>
    <w:rsid w:val="005F5A3B"/>
    <w:rsid w:val="005F6D7D"/>
    <w:rsid w:val="005F7092"/>
    <w:rsid w:val="00600496"/>
    <w:rsid w:val="006029C8"/>
    <w:rsid w:val="0060326B"/>
    <w:rsid w:val="0060337B"/>
    <w:rsid w:val="00604DF2"/>
    <w:rsid w:val="00607518"/>
    <w:rsid w:val="006103E0"/>
    <w:rsid w:val="0061102C"/>
    <w:rsid w:val="00612EC4"/>
    <w:rsid w:val="00613331"/>
    <w:rsid w:val="00614139"/>
    <w:rsid w:val="006142A6"/>
    <w:rsid w:val="00616E28"/>
    <w:rsid w:val="00617709"/>
    <w:rsid w:val="00621539"/>
    <w:rsid w:val="0062467C"/>
    <w:rsid w:val="006345AA"/>
    <w:rsid w:val="0063489B"/>
    <w:rsid w:val="00636725"/>
    <w:rsid w:val="00640D48"/>
    <w:rsid w:val="00641086"/>
    <w:rsid w:val="006470B7"/>
    <w:rsid w:val="0064760D"/>
    <w:rsid w:val="006477FF"/>
    <w:rsid w:val="00651C87"/>
    <w:rsid w:val="00652353"/>
    <w:rsid w:val="006547E1"/>
    <w:rsid w:val="00654BDA"/>
    <w:rsid w:val="006551EF"/>
    <w:rsid w:val="006553C5"/>
    <w:rsid w:val="0065583D"/>
    <w:rsid w:val="006576C7"/>
    <w:rsid w:val="006576DD"/>
    <w:rsid w:val="00657C29"/>
    <w:rsid w:val="00660861"/>
    <w:rsid w:val="00660DA7"/>
    <w:rsid w:val="0066333F"/>
    <w:rsid w:val="00663C9E"/>
    <w:rsid w:val="00665033"/>
    <w:rsid w:val="00666A18"/>
    <w:rsid w:val="00666EE9"/>
    <w:rsid w:val="00667279"/>
    <w:rsid w:val="00674288"/>
    <w:rsid w:val="006756EB"/>
    <w:rsid w:val="00675D4B"/>
    <w:rsid w:val="00676AD1"/>
    <w:rsid w:val="0067717C"/>
    <w:rsid w:val="00677F7A"/>
    <w:rsid w:val="0068038F"/>
    <w:rsid w:val="00681AB5"/>
    <w:rsid w:val="00683160"/>
    <w:rsid w:val="006847DE"/>
    <w:rsid w:val="00684E36"/>
    <w:rsid w:val="006905F0"/>
    <w:rsid w:val="00691598"/>
    <w:rsid w:val="006919A5"/>
    <w:rsid w:val="00694567"/>
    <w:rsid w:val="006946AC"/>
    <w:rsid w:val="00695B9B"/>
    <w:rsid w:val="00696F24"/>
    <w:rsid w:val="00697F33"/>
    <w:rsid w:val="006A099F"/>
    <w:rsid w:val="006A107F"/>
    <w:rsid w:val="006A371E"/>
    <w:rsid w:val="006A4224"/>
    <w:rsid w:val="006B0FB2"/>
    <w:rsid w:val="006B4504"/>
    <w:rsid w:val="006B46DE"/>
    <w:rsid w:val="006B690D"/>
    <w:rsid w:val="006C3493"/>
    <w:rsid w:val="006C6C1D"/>
    <w:rsid w:val="006C7BC1"/>
    <w:rsid w:val="006D0647"/>
    <w:rsid w:val="006D0FA0"/>
    <w:rsid w:val="006D121E"/>
    <w:rsid w:val="006D2187"/>
    <w:rsid w:val="006D5B07"/>
    <w:rsid w:val="006D6F6B"/>
    <w:rsid w:val="006E340C"/>
    <w:rsid w:val="006E3855"/>
    <w:rsid w:val="006E60B2"/>
    <w:rsid w:val="006E623F"/>
    <w:rsid w:val="006E784A"/>
    <w:rsid w:val="006F0188"/>
    <w:rsid w:val="006F32A5"/>
    <w:rsid w:val="006F3B1D"/>
    <w:rsid w:val="006F45D6"/>
    <w:rsid w:val="006F587D"/>
    <w:rsid w:val="006F6430"/>
    <w:rsid w:val="006F69B9"/>
    <w:rsid w:val="006F6B54"/>
    <w:rsid w:val="00700F7D"/>
    <w:rsid w:val="0070338B"/>
    <w:rsid w:val="007065A6"/>
    <w:rsid w:val="00707812"/>
    <w:rsid w:val="007102CC"/>
    <w:rsid w:val="0071085D"/>
    <w:rsid w:val="007136E5"/>
    <w:rsid w:val="00714457"/>
    <w:rsid w:val="00714C61"/>
    <w:rsid w:val="0072003F"/>
    <w:rsid w:val="007210C9"/>
    <w:rsid w:val="007223BA"/>
    <w:rsid w:val="00727441"/>
    <w:rsid w:val="0072769E"/>
    <w:rsid w:val="0073204C"/>
    <w:rsid w:val="00732829"/>
    <w:rsid w:val="0073291A"/>
    <w:rsid w:val="00735F66"/>
    <w:rsid w:val="007360A4"/>
    <w:rsid w:val="00741AB2"/>
    <w:rsid w:val="00741CB5"/>
    <w:rsid w:val="00741F41"/>
    <w:rsid w:val="007437FE"/>
    <w:rsid w:val="00743D8E"/>
    <w:rsid w:val="0074524F"/>
    <w:rsid w:val="007459F3"/>
    <w:rsid w:val="007502A5"/>
    <w:rsid w:val="00750C74"/>
    <w:rsid w:val="00754857"/>
    <w:rsid w:val="0075549E"/>
    <w:rsid w:val="007557FE"/>
    <w:rsid w:val="007571B7"/>
    <w:rsid w:val="0076045F"/>
    <w:rsid w:val="00760500"/>
    <w:rsid w:val="00760A4A"/>
    <w:rsid w:val="00760DCF"/>
    <w:rsid w:val="00761208"/>
    <w:rsid w:val="00761298"/>
    <w:rsid w:val="00763044"/>
    <w:rsid w:val="00770133"/>
    <w:rsid w:val="00771073"/>
    <w:rsid w:val="0077181B"/>
    <w:rsid w:val="00774CC3"/>
    <w:rsid w:val="007800A9"/>
    <w:rsid w:val="00780D37"/>
    <w:rsid w:val="00783461"/>
    <w:rsid w:val="00783E6F"/>
    <w:rsid w:val="00790C01"/>
    <w:rsid w:val="0079201D"/>
    <w:rsid w:val="007928FD"/>
    <w:rsid w:val="00794C5D"/>
    <w:rsid w:val="007A1274"/>
    <w:rsid w:val="007A18AD"/>
    <w:rsid w:val="007A6129"/>
    <w:rsid w:val="007A6B4F"/>
    <w:rsid w:val="007B29DB"/>
    <w:rsid w:val="007B2FEA"/>
    <w:rsid w:val="007B49CE"/>
    <w:rsid w:val="007B5577"/>
    <w:rsid w:val="007B720C"/>
    <w:rsid w:val="007B7B52"/>
    <w:rsid w:val="007C05AD"/>
    <w:rsid w:val="007C2B44"/>
    <w:rsid w:val="007C5565"/>
    <w:rsid w:val="007C7867"/>
    <w:rsid w:val="007D03C0"/>
    <w:rsid w:val="007D224F"/>
    <w:rsid w:val="007D313E"/>
    <w:rsid w:val="007D3391"/>
    <w:rsid w:val="007D5E97"/>
    <w:rsid w:val="007E22A6"/>
    <w:rsid w:val="007E2F71"/>
    <w:rsid w:val="007E458D"/>
    <w:rsid w:val="007E5EBE"/>
    <w:rsid w:val="007E7319"/>
    <w:rsid w:val="007F0412"/>
    <w:rsid w:val="007F0982"/>
    <w:rsid w:val="007F1EF1"/>
    <w:rsid w:val="007F3798"/>
    <w:rsid w:val="007F46DA"/>
    <w:rsid w:val="007F4EF4"/>
    <w:rsid w:val="007F5CD5"/>
    <w:rsid w:val="007F61E7"/>
    <w:rsid w:val="007F6F79"/>
    <w:rsid w:val="0080362B"/>
    <w:rsid w:val="00804A21"/>
    <w:rsid w:val="00806C22"/>
    <w:rsid w:val="008076D4"/>
    <w:rsid w:val="00811F41"/>
    <w:rsid w:val="00814FC8"/>
    <w:rsid w:val="008161B1"/>
    <w:rsid w:val="008173D5"/>
    <w:rsid w:val="0082097A"/>
    <w:rsid w:val="00822C26"/>
    <w:rsid w:val="00824F8A"/>
    <w:rsid w:val="008268C3"/>
    <w:rsid w:val="00830451"/>
    <w:rsid w:val="0083110B"/>
    <w:rsid w:val="008329AA"/>
    <w:rsid w:val="00834ED8"/>
    <w:rsid w:val="008353BF"/>
    <w:rsid w:val="00835A7E"/>
    <w:rsid w:val="008363B1"/>
    <w:rsid w:val="00837188"/>
    <w:rsid w:val="008376A9"/>
    <w:rsid w:val="0084107E"/>
    <w:rsid w:val="008431BE"/>
    <w:rsid w:val="00844479"/>
    <w:rsid w:val="0084534F"/>
    <w:rsid w:val="0084706A"/>
    <w:rsid w:val="008509E2"/>
    <w:rsid w:val="00851C76"/>
    <w:rsid w:val="008528B9"/>
    <w:rsid w:val="0085409A"/>
    <w:rsid w:val="00854DE5"/>
    <w:rsid w:val="00856343"/>
    <w:rsid w:val="00856698"/>
    <w:rsid w:val="00856C85"/>
    <w:rsid w:val="00857A4D"/>
    <w:rsid w:val="008610AD"/>
    <w:rsid w:val="00862A86"/>
    <w:rsid w:val="00865CD8"/>
    <w:rsid w:val="008677B1"/>
    <w:rsid w:val="00870E8A"/>
    <w:rsid w:val="00871132"/>
    <w:rsid w:val="0087177C"/>
    <w:rsid w:val="00871E0D"/>
    <w:rsid w:val="00872132"/>
    <w:rsid w:val="00873AC8"/>
    <w:rsid w:val="00875060"/>
    <w:rsid w:val="00875F30"/>
    <w:rsid w:val="008768A1"/>
    <w:rsid w:val="0088280C"/>
    <w:rsid w:val="008828E0"/>
    <w:rsid w:val="00883511"/>
    <w:rsid w:val="00883FC2"/>
    <w:rsid w:val="00885229"/>
    <w:rsid w:val="0088567F"/>
    <w:rsid w:val="00886913"/>
    <w:rsid w:val="00891F61"/>
    <w:rsid w:val="008929A9"/>
    <w:rsid w:val="0089628A"/>
    <w:rsid w:val="00896A55"/>
    <w:rsid w:val="00897659"/>
    <w:rsid w:val="008A1153"/>
    <w:rsid w:val="008A3539"/>
    <w:rsid w:val="008A5E3D"/>
    <w:rsid w:val="008A5F96"/>
    <w:rsid w:val="008A6943"/>
    <w:rsid w:val="008B024C"/>
    <w:rsid w:val="008B0D7C"/>
    <w:rsid w:val="008B18BB"/>
    <w:rsid w:val="008B2E9C"/>
    <w:rsid w:val="008B2F1F"/>
    <w:rsid w:val="008B36AF"/>
    <w:rsid w:val="008B4F2A"/>
    <w:rsid w:val="008B6228"/>
    <w:rsid w:val="008C20B4"/>
    <w:rsid w:val="008C3092"/>
    <w:rsid w:val="008C4BAE"/>
    <w:rsid w:val="008D046D"/>
    <w:rsid w:val="008D065F"/>
    <w:rsid w:val="008D1C97"/>
    <w:rsid w:val="008D2A29"/>
    <w:rsid w:val="008D2B0A"/>
    <w:rsid w:val="008D32AE"/>
    <w:rsid w:val="008D33E0"/>
    <w:rsid w:val="008D3DFA"/>
    <w:rsid w:val="008D54CE"/>
    <w:rsid w:val="008D5F30"/>
    <w:rsid w:val="008D7176"/>
    <w:rsid w:val="008D7765"/>
    <w:rsid w:val="008E0CAF"/>
    <w:rsid w:val="008E4668"/>
    <w:rsid w:val="008E501E"/>
    <w:rsid w:val="008E5727"/>
    <w:rsid w:val="008E62CD"/>
    <w:rsid w:val="008E65DB"/>
    <w:rsid w:val="008E6710"/>
    <w:rsid w:val="008F4237"/>
    <w:rsid w:val="008F4A93"/>
    <w:rsid w:val="008F5625"/>
    <w:rsid w:val="008F657F"/>
    <w:rsid w:val="008F6655"/>
    <w:rsid w:val="009030F5"/>
    <w:rsid w:val="0090384C"/>
    <w:rsid w:val="0090433D"/>
    <w:rsid w:val="009050BC"/>
    <w:rsid w:val="00907D4C"/>
    <w:rsid w:val="00913449"/>
    <w:rsid w:val="00913556"/>
    <w:rsid w:val="00913CF1"/>
    <w:rsid w:val="0091550C"/>
    <w:rsid w:val="00917812"/>
    <w:rsid w:val="00920AB0"/>
    <w:rsid w:val="00921427"/>
    <w:rsid w:val="00922297"/>
    <w:rsid w:val="00922778"/>
    <w:rsid w:val="00922EC2"/>
    <w:rsid w:val="00923D93"/>
    <w:rsid w:val="009245D2"/>
    <w:rsid w:val="00925641"/>
    <w:rsid w:val="00927E1D"/>
    <w:rsid w:val="0093225A"/>
    <w:rsid w:val="00933B7A"/>
    <w:rsid w:val="00933E6B"/>
    <w:rsid w:val="00937FBF"/>
    <w:rsid w:val="00941CBE"/>
    <w:rsid w:val="0094265F"/>
    <w:rsid w:val="0094524C"/>
    <w:rsid w:val="00945943"/>
    <w:rsid w:val="009474C9"/>
    <w:rsid w:val="00950953"/>
    <w:rsid w:val="00952775"/>
    <w:rsid w:val="00952CDE"/>
    <w:rsid w:val="00953D06"/>
    <w:rsid w:val="00953F71"/>
    <w:rsid w:val="0095483E"/>
    <w:rsid w:val="00956A4F"/>
    <w:rsid w:val="00960CA8"/>
    <w:rsid w:val="00960CB2"/>
    <w:rsid w:val="0096150A"/>
    <w:rsid w:val="00963F20"/>
    <w:rsid w:val="00966151"/>
    <w:rsid w:val="00966A02"/>
    <w:rsid w:val="009712E0"/>
    <w:rsid w:val="00972749"/>
    <w:rsid w:val="009805F5"/>
    <w:rsid w:val="00980CC2"/>
    <w:rsid w:val="009816F6"/>
    <w:rsid w:val="00981DD6"/>
    <w:rsid w:val="0098227E"/>
    <w:rsid w:val="00983CCD"/>
    <w:rsid w:val="00984E12"/>
    <w:rsid w:val="00985F3A"/>
    <w:rsid w:val="00990560"/>
    <w:rsid w:val="009908A6"/>
    <w:rsid w:val="00990BD0"/>
    <w:rsid w:val="00990E9A"/>
    <w:rsid w:val="009916F1"/>
    <w:rsid w:val="00992164"/>
    <w:rsid w:val="00996671"/>
    <w:rsid w:val="0099719B"/>
    <w:rsid w:val="009A031D"/>
    <w:rsid w:val="009A1E13"/>
    <w:rsid w:val="009A3FB1"/>
    <w:rsid w:val="009B11A0"/>
    <w:rsid w:val="009B1669"/>
    <w:rsid w:val="009B7501"/>
    <w:rsid w:val="009C075A"/>
    <w:rsid w:val="009C1099"/>
    <w:rsid w:val="009C1132"/>
    <w:rsid w:val="009C3C1A"/>
    <w:rsid w:val="009C52F8"/>
    <w:rsid w:val="009C61CB"/>
    <w:rsid w:val="009C75B8"/>
    <w:rsid w:val="009D1496"/>
    <w:rsid w:val="009D1F71"/>
    <w:rsid w:val="009D25EC"/>
    <w:rsid w:val="009D3123"/>
    <w:rsid w:val="009D35D5"/>
    <w:rsid w:val="009D361E"/>
    <w:rsid w:val="009D3CA0"/>
    <w:rsid w:val="009D43B5"/>
    <w:rsid w:val="009D675E"/>
    <w:rsid w:val="009D724A"/>
    <w:rsid w:val="009E3CA3"/>
    <w:rsid w:val="009E4F81"/>
    <w:rsid w:val="009E7BC3"/>
    <w:rsid w:val="009F0050"/>
    <w:rsid w:val="009F0592"/>
    <w:rsid w:val="009F1F88"/>
    <w:rsid w:val="009F3C87"/>
    <w:rsid w:val="009F3E36"/>
    <w:rsid w:val="009F4F62"/>
    <w:rsid w:val="009F5D31"/>
    <w:rsid w:val="009F681A"/>
    <w:rsid w:val="00A01F6F"/>
    <w:rsid w:val="00A033BF"/>
    <w:rsid w:val="00A03566"/>
    <w:rsid w:val="00A04B75"/>
    <w:rsid w:val="00A10020"/>
    <w:rsid w:val="00A1024E"/>
    <w:rsid w:val="00A1288B"/>
    <w:rsid w:val="00A142C6"/>
    <w:rsid w:val="00A1463A"/>
    <w:rsid w:val="00A23677"/>
    <w:rsid w:val="00A24623"/>
    <w:rsid w:val="00A322C1"/>
    <w:rsid w:val="00A325EF"/>
    <w:rsid w:val="00A33619"/>
    <w:rsid w:val="00A40FE9"/>
    <w:rsid w:val="00A4703D"/>
    <w:rsid w:val="00A50148"/>
    <w:rsid w:val="00A52DFE"/>
    <w:rsid w:val="00A62885"/>
    <w:rsid w:val="00A64ABA"/>
    <w:rsid w:val="00A64F85"/>
    <w:rsid w:val="00A66067"/>
    <w:rsid w:val="00A67E20"/>
    <w:rsid w:val="00A71440"/>
    <w:rsid w:val="00A72D70"/>
    <w:rsid w:val="00A72FF2"/>
    <w:rsid w:val="00A73584"/>
    <w:rsid w:val="00A75F9E"/>
    <w:rsid w:val="00A76724"/>
    <w:rsid w:val="00A80BEF"/>
    <w:rsid w:val="00A815E3"/>
    <w:rsid w:val="00A816DC"/>
    <w:rsid w:val="00A86587"/>
    <w:rsid w:val="00A87AB3"/>
    <w:rsid w:val="00A91D02"/>
    <w:rsid w:val="00A92FCC"/>
    <w:rsid w:val="00A96874"/>
    <w:rsid w:val="00AA08B6"/>
    <w:rsid w:val="00AA2AC0"/>
    <w:rsid w:val="00AA2F35"/>
    <w:rsid w:val="00AA4EB6"/>
    <w:rsid w:val="00AA5551"/>
    <w:rsid w:val="00AA7579"/>
    <w:rsid w:val="00AA7CF1"/>
    <w:rsid w:val="00AB228F"/>
    <w:rsid w:val="00AB29D6"/>
    <w:rsid w:val="00AB2A0B"/>
    <w:rsid w:val="00AB3FD4"/>
    <w:rsid w:val="00AB7C1E"/>
    <w:rsid w:val="00AC099F"/>
    <w:rsid w:val="00AC1888"/>
    <w:rsid w:val="00AC1BBF"/>
    <w:rsid w:val="00AC2918"/>
    <w:rsid w:val="00AC363B"/>
    <w:rsid w:val="00AC3E58"/>
    <w:rsid w:val="00AC6CF0"/>
    <w:rsid w:val="00AC72CB"/>
    <w:rsid w:val="00AC779E"/>
    <w:rsid w:val="00AD0CE2"/>
    <w:rsid w:val="00AD1C84"/>
    <w:rsid w:val="00AD27D1"/>
    <w:rsid w:val="00AD285C"/>
    <w:rsid w:val="00AD3B13"/>
    <w:rsid w:val="00AD7CC6"/>
    <w:rsid w:val="00AE0D01"/>
    <w:rsid w:val="00AE301D"/>
    <w:rsid w:val="00AE43BC"/>
    <w:rsid w:val="00AE4ACE"/>
    <w:rsid w:val="00AE5F9D"/>
    <w:rsid w:val="00AE7937"/>
    <w:rsid w:val="00AF10D1"/>
    <w:rsid w:val="00AF1A41"/>
    <w:rsid w:val="00AF210D"/>
    <w:rsid w:val="00AF2D73"/>
    <w:rsid w:val="00AF2EC5"/>
    <w:rsid w:val="00AF50B9"/>
    <w:rsid w:val="00AF5192"/>
    <w:rsid w:val="00B01C70"/>
    <w:rsid w:val="00B031D9"/>
    <w:rsid w:val="00B06484"/>
    <w:rsid w:val="00B06E1A"/>
    <w:rsid w:val="00B13B53"/>
    <w:rsid w:val="00B209D1"/>
    <w:rsid w:val="00B212BC"/>
    <w:rsid w:val="00B228D5"/>
    <w:rsid w:val="00B2496E"/>
    <w:rsid w:val="00B27CE5"/>
    <w:rsid w:val="00B328D1"/>
    <w:rsid w:val="00B32C86"/>
    <w:rsid w:val="00B33AD7"/>
    <w:rsid w:val="00B35F35"/>
    <w:rsid w:val="00B4005D"/>
    <w:rsid w:val="00B40313"/>
    <w:rsid w:val="00B403CA"/>
    <w:rsid w:val="00B43423"/>
    <w:rsid w:val="00B44802"/>
    <w:rsid w:val="00B44B4D"/>
    <w:rsid w:val="00B45E9A"/>
    <w:rsid w:val="00B559F0"/>
    <w:rsid w:val="00B55CCB"/>
    <w:rsid w:val="00B57B6B"/>
    <w:rsid w:val="00B605ED"/>
    <w:rsid w:val="00B669DB"/>
    <w:rsid w:val="00B67EB1"/>
    <w:rsid w:val="00B75CD2"/>
    <w:rsid w:val="00B75DEF"/>
    <w:rsid w:val="00B77443"/>
    <w:rsid w:val="00B83AB4"/>
    <w:rsid w:val="00B876AB"/>
    <w:rsid w:val="00B90757"/>
    <w:rsid w:val="00B915E5"/>
    <w:rsid w:val="00B94DA1"/>
    <w:rsid w:val="00B94F75"/>
    <w:rsid w:val="00B967DD"/>
    <w:rsid w:val="00B96942"/>
    <w:rsid w:val="00B97C6A"/>
    <w:rsid w:val="00BA2C2A"/>
    <w:rsid w:val="00BA3E1C"/>
    <w:rsid w:val="00BA3F98"/>
    <w:rsid w:val="00BA45B6"/>
    <w:rsid w:val="00BA5AAA"/>
    <w:rsid w:val="00BA5F10"/>
    <w:rsid w:val="00BA6175"/>
    <w:rsid w:val="00BA66D1"/>
    <w:rsid w:val="00BB18BE"/>
    <w:rsid w:val="00BB1950"/>
    <w:rsid w:val="00BB1E86"/>
    <w:rsid w:val="00BB27F5"/>
    <w:rsid w:val="00BB2813"/>
    <w:rsid w:val="00BB493D"/>
    <w:rsid w:val="00BB7E95"/>
    <w:rsid w:val="00BC00E9"/>
    <w:rsid w:val="00BC029A"/>
    <w:rsid w:val="00BC07C8"/>
    <w:rsid w:val="00BC0C25"/>
    <w:rsid w:val="00BC2462"/>
    <w:rsid w:val="00BC3E7B"/>
    <w:rsid w:val="00BC463D"/>
    <w:rsid w:val="00BC5A8A"/>
    <w:rsid w:val="00BC70BA"/>
    <w:rsid w:val="00BD0EF2"/>
    <w:rsid w:val="00BD2609"/>
    <w:rsid w:val="00BD401D"/>
    <w:rsid w:val="00BD40DC"/>
    <w:rsid w:val="00BE0148"/>
    <w:rsid w:val="00BE0C52"/>
    <w:rsid w:val="00BE116D"/>
    <w:rsid w:val="00BE6536"/>
    <w:rsid w:val="00BE789F"/>
    <w:rsid w:val="00BF0BDF"/>
    <w:rsid w:val="00BF10AF"/>
    <w:rsid w:val="00BF629D"/>
    <w:rsid w:val="00C0077F"/>
    <w:rsid w:val="00C047A7"/>
    <w:rsid w:val="00C04DD9"/>
    <w:rsid w:val="00C056BD"/>
    <w:rsid w:val="00C10932"/>
    <w:rsid w:val="00C10CF8"/>
    <w:rsid w:val="00C1107A"/>
    <w:rsid w:val="00C110B7"/>
    <w:rsid w:val="00C125B6"/>
    <w:rsid w:val="00C139B5"/>
    <w:rsid w:val="00C13C04"/>
    <w:rsid w:val="00C16BD9"/>
    <w:rsid w:val="00C23D35"/>
    <w:rsid w:val="00C2561C"/>
    <w:rsid w:val="00C27986"/>
    <w:rsid w:val="00C30447"/>
    <w:rsid w:val="00C3131C"/>
    <w:rsid w:val="00C338E3"/>
    <w:rsid w:val="00C33BA2"/>
    <w:rsid w:val="00C33CFF"/>
    <w:rsid w:val="00C342FD"/>
    <w:rsid w:val="00C3664A"/>
    <w:rsid w:val="00C369A8"/>
    <w:rsid w:val="00C3788A"/>
    <w:rsid w:val="00C40345"/>
    <w:rsid w:val="00C44694"/>
    <w:rsid w:val="00C44A19"/>
    <w:rsid w:val="00C4770A"/>
    <w:rsid w:val="00C513AF"/>
    <w:rsid w:val="00C5190B"/>
    <w:rsid w:val="00C540A3"/>
    <w:rsid w:val="00C5691C"/>
    <w:rsid w:val="00C5697F"/>
    <w:rsid w:val="00C57D0D"/>
    <w:rsid w:val="00C61B24"/>
    <w:rsid w:val="00C61E5A"/>
    <w:rsid w:val="00C6465B"/>
    <w:rsid w:val="00C64F35"/>
    <w:rsid w:val="00C65885"/>
    <w:rsid w:val="00C66BEC"/>
    <w:rsid w:val="00C66F61"/>
    <w:rsid w:val="00C676D3"/>
    <w:rsid w:val="00C70439"/>
    <w:rsid w:val="00C71B09"/>
    <w:rsid w:val="00C74399"/>
    <w:rsid w:val="00C7608A"/>
    <w:rsid w:val="00C765CA"/>
    <w:rsid w:val="00C771AE"/>
    <w:rsid w:val="00C8030F"/>
    <w:rsid w:val="00C80515"/>
    <w:rsid w:val="00C819E7"/>
    <w:rsid w:val="00C82A1C"/>
    <w:rsid w:val="00C86488"/>
    <w:rsid w:val="00C92C8F"/>
    <w:rsid w:val="00C93AFF"/>
    <w:rsid w:val="00CA0CC5"/>
    <w:rsid w:val="00CA1C0F"/>
    <w:rsid w:val="00CA32F0"/>
    <w:rsid w:val="00CA3928"/>
    <w:rsid w:val="00CA3C56"/>
    <w:rsid w:val="00CA5010"/>
    <w:rsid w:val="00CA765B"/>
    <w:rsid w:val="00CA775C"/>
    <w:rsid w:val="00CB3418"/>
    <w:rsid w:val="00CB7CDE"/>
    <w:rsid w:val="00CC0217"/>
    <w:rsid w:val="00CC4F78"/>
    <w:rsid w:val="00CC62D3"/>
    <w:rsid w:val="00CC640A"/>
    <w:rsid w:val="00CC6511"/>
    <w:rsid w:val="00CC736A"/>
    <w:rsid w:val="00CD39B0"/>
    <w:rsid w:val="00CD56EE"/>
    <w:rsid w:val="00CD5895"/>
    <w:rsid w:val="00CD5F36"/>
    <w:rsid w:val="00CD66AD"/>
    <w:rsid w:val="00CD76C3"/>
    <w:rsid w:val="00CE0CF6"/>
    <w:rsid w:val="00CE25D0"/>
    <w:rsid w:val="00CE401E"/>
    <w:rsid w:val="00CE4570"/>
    <w:rsid w:val="00CE4F8D"/>
    <w:rsid w:val="00CE526B"/>
    <w:rsid w:val="00CE7372"/>
    <w:rsid w:val="00CE737D"/>
    <w:rsid w:val="00CF10D4"/>
    <w:rsid w:val="00CF1138"/>
    <w:rsid w:val="00CF3193"/>
    <w:rsid w:val="00CF4165"/>
    <w:rsid w:val="00CF4771"/>
    <w:rsid w:val="00CF5230"/>
    <w:rsid w:val="00CF6706"/>
    <w:rsid w:val="00CF7EF9"/>
    <w:rsid w:val="00D00915"/>
    <w:rsid w:val="00D036D9"/>
    <w:rsid w:val="00D12F52"/>
    <w:rsid w:val="00D13C8B"/>
    <w:rsid w:val="00D144A3"/>
    <w:rsid w:val="00D14A2B"/>
    <w:rsid w:val="00D15879"/>
    <w:rsid w:val="00D21EBC"/>
    <w:rsid w:val="00D233E4"/>
    <w:rsid w:val="00D24DB7"/>
    <w:rsid w:val="00D253C8"/>
    <w:rsid w:val="00D25777"/>
    <w:rsid w:val="00D31289"/>
    <w:rsid w:val="00D35D81"/>
    <w:rsid w:val="00D35E57"/>
    <w:rsid w:val="00D37BB0"/>
    <w:rsid w:val="00D40F4D"/>
    <w:rsid w:val="00D41782"/>
    <w:rsid w:val="00D43B45"/>
    <w:rsid w:val="00D45BD2"/>
    <w:rsid w:val="00D46809"/>
    <w:rsid w:val="00D50739"/>
    <w:rsid w:val="00D5239E"/>
    <w:rsid w:val="00D52566"/>
    <w:rsid w:val="00D525F3"/>
    <w:rsid w:val="00D548AC"/>
    <w:rsid w:val="00D55913"/>
    <w:rsid w:val="00D564B4"/>
    <w:rsid w:val="00D579D7"/>
    <w:rsid w:val="00D6157A"/>
    <w:rsid w:val="00D62BAF"/>
    <w:rsid w:val="00D65211"/>
    <w:rsid w:val="00D65CA7"/>
    <w:rsid w:val="00D707EB"/>
    <w:rsid w:val="00D71762"/>
    <w:rsid w:val="00D71C92"/>
    <w:rsid w:val="00D72B2B"/>
    <w:rsid w:val="00D7591F"/>
    <w:rsid w:val="00D82AD8"/>
    <w:rsid w:val="00D83295"/>
    <w:rsid w:val="00D84FF3"/>
    <w:rsid w:val="00D861AF"/>
    <w:rsid w:val="00D86BCC"/>
    <w:rsid w:val="00D86CB8"/>
    <w:rsid w:val="00D936AF"/>
    <w:rsid w:val="00D9689B"/>
    <w:rsid w:val="00D9734B"/>
    <w:rsid w:val="00DA081F"/>
    <w:rsid w:val="00DA0955"/>
    <w:rsid w:val="00DA0E84"/>
    <w:rsid w:val="00DA19C1"/>
    <w:rsid w:val="00DA42F1"/>
    <w:rsid w:val="00DA6754"/>
    <w:rsid w:val="00DA7038"/>
    <w:rsid w:val="00DA7594"/>
    <w:rsid w:val="00DB04A6"/>
    <w:rsid w:val="00DC0F39"/>
    <w:rsid w:val="00DC23E9"/>
    <w:rsid w:val="00DC252E"/>
    <w:rsid w:val="00DC2777"/>
    <w:rsid w:val="00DC3B7A"/>
    <w:rsid w:val="00DC46FF"/>
    <w:rsid w:val="00DC48D7"/>
    <w:rsid w:val="00DC6A84"/>
    <w:rsid w:val="00DD0D7C"/>
    <w:rsid w:val="00DD381C"/>
    <w:rsid w:val="00DD51C9"/>
    <w:rsid w:val="00DE0FE2"/>
    <w:rsid w:val="00DE1579"/>
    <w:rsid w:val="00DE489D"/>
    <w:rsid w:val="00DE5B09"/>
    <w:rsid w:val="00DE5F79"/>
    <w:rsid w:val="00DE7401"/>
    <w:rsid w:val="00DF0F69"/>
    <w:rsid w:val="00DF2249"/>
    <w:rsid w:val="00DF268F"/>
    <w:rsid w:val="00DF2A35"/>
    <w:rsid w:val="00DF5AB2"/>
    <w:rsid w:val="00DF6FF5"/>
    <w:rsid w:val="00E00FA2"/>
    <w:rsid w:val="00E02149"/>
    <w:rsid w:val="00E02540"/>
    <w:rsid w:val="00E03834"/>
    <w:rsid w:val="00E03CC2"/>
    <w:rsid w:val="00E06333"/>
    <w:rsid w:val="00E06C42"/>
    <w:rsid w:val="00E11E62"/>
    <w:rsid w:val="00E173F2"/>
    <w:rsid w:val="00E23524"/>
    <w:rsid w:val="00E24D66"/>
    <w:rsid w:val="00E25C66"/>
    <w:rsid w:val="00E25D05"/>
    <w:rsid w:val="00E2602B"/>
    <w:rsid w:val="00E26B10"/>
    <w:rsid w:val="00E27226"/>
    <w:rsid w:val="00E35B20"/>
    <w:rsid w:val="00E40A27"/>
    <w:rsid w:val="00E411CD"/>
    <w:rsid w:val="00E41E07"/>
    <w:rsid w:val="00E421FF"/>
    <w:rsid w:val="00E42CFD"/>
    <w:rsid w:val="00E43A28"/>
    <w:rsid w:val="00E45B94"/>
    <w:rsid w:val="00E47F9E"/>
    <w:rsid w:val="00E50915"/>
    <w:rsid w:val="00E521E9"/>
    <w:rsid w:val="00E52242"/>
    <w:rsid w:val="00E55701"/>
    <w:rsid w:val="00E5737A"/>
    <w:rsid w:val="00E57F1B"/>
    <w:rsid w:val="00E64853"/>
    <w:rsid w:val="00E652B5"/>
    <w:rsid w:val="00E6574E"/>
    <w:rsid w:val="00E6697C"/>
    <w:rsid w:val="00E66A8A"/>
    <w:rsid w:val="00E7029D"/>
    <w:rsid w:val="00E75FED"/>
    <w:rsid w:val="00E76511"/>
    <w:rsid w:val="00E774D7"/>
    <w:rsid w:val="00E80556"/>
    <w:rsid w:val="00E806D3"/>
    <w:rsid w:val="00E82EE9"/>
    <w:rsid w:val="00E82FD0"/>
    <w:rsid w:val="00E83107"/>
    <w:rsid w:val="00E8539A"/>
    <w:rsid w:val="00E8602B"/>
    <w:rsid w:val="00E862A8"/>
    <w:rsid w:val="00E92AE7"/>
    <w:rsid w:val="00E93223"/>
    <w:rsid w:val="00E96425"/>
    <w:rsid w:val="00E975D8"/>
    <w:rsid w:val="00EA33FA"/>
    <w:rsid w:val="00EA3AD7"/>
    <w:rsid w:val="00EA5FB3"/>
    <w:rsid w:val="00EA639F"/>
    <w:rsid w:val="00EA7692"/>
    <w:rsid w:val="00EB002E"/>
    <w:rsid w:val="00EB0175"/>
    <w:rsid w:val="00EB0E77"/>
    <w:rsid w:val="00EB1403"/>
    <w:rsid w:val="00EB206A"/>
    <w:rsid w:val="00EB2216"/>
    <w:rsid w:val="00EB45D3"/>
    <w:rsid w:val="00EB4716"/>
    <w:rsid w:val="00EC073B"/>
    <w:rsid w:val="00EC1636"/>
    <w:rsid w:val="00EC5901"/>
    <w:rsid w:val="00EC5C3E"/>
    <w:rsid w:val="00EC67D1"/>
    <w:rsid w:val="00EC7DC1"/>
    <w:rsid w:val="00ED6F9F"/>
    <w:rsid w:val="00ED719E"/>
    <w:rsid w:val="00ED7791"/>
    <w:rsid w:val="00ED77F7"/>
    <w:rsid w:val="00EE0344"/>
    <w:rsid w:val="00EE0905"/>
    <w:rsid w:val="00EE0AC4"/>
    <w:rsid w:val="00EE2EC1"/>
    <w:rsid w:val="00EE3CAE"/>
    <w:rsid w:val="00EE522E"/>
    <w:rsid w:val="00EE5764"/>
    <w:rsid w:val="00EE65B2"/>
    <w:rsid w:val="00EE6E57"/>
    <w:rsid w:val="00EE71EF"/>
    <w:rsid w:val="00EF0515"/>
    <w:rsid w:val="00EF13C1"/>
    <w:rsid w:val="00EF4BD1"/>
    <w:rsid w:val="00EF712E"/>
    <w:rsid w:val="00EF72F4"/>
    <w:rsid w:val="00EF767F"/>
    <w:rsid w:val="00F00658"/>
    <w:rsid w:val="00F00C16"/>
    <w:rsid w:val="00F02F54"/>
    <w:rsid w:val="00F039ED"/>
    <w:rsid w:val="00F07B62"/>
    <w:rsid w:val="00F11AB7"/>
    <w:rsid w:val="00F11C57"/>
    <w:rsid w:val="00F1287D"/>
    <w:rsid w:val="00F13EE5"/>
    <w:rsid w:val="00F140F2"/>
    <w:rsid w:val="00F1440C"/>
    <w:rsid w:val="00F155F7"/>
    <w:rsid w:val="00F15FFD"/>
    <w:rsid w:val="00F164DF"/>
    <w:rsid w:val="00F16983"/>
    <w:rsid w:val="00F16A57"/>
    <w:rsid w:val="00F23620"/>
    <w:rsid w:val="00F245EE"/>
    <w:rsid w:val="00F24B84"/>
    <w:rsid w:val="00F27EE5"/>
    <w:rsid w:val="00F30B85"/>
    <w:rsid w:val="00F31932"/>
    <w:rsid w:val="00F3276D"/>
    <w:rsid w:val="00F333C4"/>
    <w:rsid w:val="00F33563"/>
    <w:rsid w:val="00F34B7A"/>
    <w:rsid w:val="00F40119"/>
    <w:rsid w:val="00F41042"/>
    <w:rsid w:val="00F415DE"/>
    <w:rsid w:val="00F42790"/>
    <w:rsid w:val="00F43E82"/>
    <w:rsid w:val="00F44515"/>
    <w:rsid w:val="00F47FAD"/>
    <w:rsid w:val="00F516F3"/>
    <w:rsid w:val="00F55C7F"/>
    <w:rsid w:val="00F6222B"/>
    <w:rsid w:val="00F623AE"/>
    <w:rsid w:val="00F62FB2"/>
    <w:rsid w:val="00F63BF2"/>
    <w:rsid w:val="00F64964"/>
    <w:rsid w:val="00F65051"/>
    <w:rsid w:val="00F65FE5"/>
    <w:rsid w:val="00F6787B"/>
    <w:rsid w:val="00F713A6"/>
    <w:rsid w:val="00F71700"/>
    <w:rsid w:val="00F7308D"/>
    <w:rsid w:val="00F73756"/>
    <w:rsid w:val="00F747EB"/>
    <w:rsid w:val="00F7498B"/>
    <w:rsid w:val="00F76864"/>
    <w:rsid w:val="00F8132E"/>
    <w:rsid w:val="00F81E1B"/>
    <w:rsid w:val="00F830A9"/>
    <w:rsid w:val="00F84054"/>
    <w:rsid w:val="00F8441E"/>
    <w:rsid w:val="00F8569C"/>
    <w:rsid w:val="00F86997"/>
    <w:rsid w:val="00F87109"/>
    <w:rsid w:val="00F91328"/>
    <w:rsid w:val="00F918B3"/>
    <w:rsid w:val="00F942CE"/>
    <w:rsid w:val="00F94587"/>
    <w:rsid w:val="00F95EAE"/>
    <w:rsid w:val="00F97E1D"/>
    <w:rsid w:val="00FA0037"/>
    <w:rsid w:val="00FA08E0"/>
    <w:rsid w:val="00FA1279"/>
    <w:rsid w:val="00FA1389"/>
    <w:rsid w:val="00FA2F06"/>
    <w:rsid w:val="00FA3BE2"/>
    <w:rsid w:val="00FB1EFF"/>
    <w:rsid w:val="00FB26D8"/>
    <w:rsid w:val="00FB5C42"/>
    <w:rsid w:val="00FB5FCA"/>
    <w:rsid w:val="00FB617A"/>
    <w:rsid w:val="00FC1C6C"/>
    <w:rsid w:val="00FC1FE7"/>
    <w:rsid w:val="00FD13E5"/>
    <w:rsid w:val="00FD618E"/>
    <w:rsid w:val="00FD7642"/>
    <w:rsid w:val="00FE0CF7"/>
    <w:rsid w:val="00FE139B"/>
    <w:rsid w:val="00FE3E5A"/>
    <w:rsid w:val="00FE50FD"/>
    <w:rsid w:val="00FE6B30"/>
    <w:rsid w:val="00FE7E69"/>
    <w:rsid w:val="00FF0F6C"/>
    <w:rsid w:val="00FF335B"/>
    <w:rsid w:val="00FF33F2"/>
    <w:rsid w:val="00FF3418"/>
    <w:rsid w:val="00FF35B5"/>
    <w:rsid w:val="00FF623B"/>
    <w:rsid w:val="012A47A7"/>
    <w:rsid w:val="013B7026"/>
    <w:rsid w:val="02338D6D"/>
    <w:rsid w:val="02828580"/>
    <w:rsid w:val="03215E06"/>
    <w:rsid w:val="03645992"/>
    <w:rsid w:val="03F3C8A4"/>
    <w:rsid w:val="049DB0C9"/>
    <w:rsid w:val="04B33A67"/>
    <w:rsid w:val="058FD3B7"/>
    <w:rsid w:val="06CA63E8"/>
    <w:rsid w:val="07219755"/>
    <w:rsid w:val="079A5829"/>
    <w:rsid w:val="07F396EB"/>
    <w:rsid w:val="07F93C62"/>
    <w:rsid w:val="082C1472"/>
    <w:rsid w:val="08E86B5C"/>
    <w:rsid w:val="08FBE193"/>
    <w:rsid w:val="09C5668F"/>
    <w:rsid w:val="09DA4012"/>
    <w:rsid w:val="09F0158B"/>
    <w:rsid w:val="0A0877F3"/>
    <w:rsid w:val="0A28652B"/>
    <w:rsid w:val="0AA1FA2F"/>
    <w:rsid w:val="0AB19CED"/>
    <w:rsid w:val="0AD9864A"/>
    <w:rsid w:val="0BFD2B87"/>
    <w:rsid w:val="0D33C5EC"/>
    <w:rsid w:val="0DAA05E3"/>
    <w:rsid w:val="0DB10292"/>
    <w:rsid w:val="0E2EFC39"/>
    <w:rsid w:val="0E8773E7"/>
    <w:rsid w:val="0E887C75"/>
    <w:rsid w:val="0E899012"/>
    <w:rsid w:val="106342AD"/>
    <w:rsid w:val="10F60939"/>
    <w:rsid w:val="1221ACCE"/>
    <w:rsid w:val="134B477F"/>
    <w:rsid w:val="135EC8D6"/>
    <w:rsid w:val="139A2A46"/>
    <w:rsid w:val="13B7F7E2"/>
    <w:rsid w:val="1490D9AE"/>
    <w:rsid w:val="1497EE97"/>
    <w:rsid w:val="1504EF71"/>
    <w:rsid w:val="151A0589"/>
    <w:rsid w:val="16DF3A9D"/>
    <w:rsid w:val="16F1EC33"/>
    <w:rsid w:val="178AB330"/>
    <w:rsid w:val="179C372D"/>
    <w:rsid w:val="17DC76AC"/>
    <w:rsid w:val="17F493DA"/>
    <w:rsid w:val="18652D9D"/>
    <w:rsid w:val="18AFE390"/>
    <w:rsid w:val="18B054D9"/>
    <w:rsid w:val="1921CBDE"/>
    <w:rsid w:val="1923D45E"/>
    <w:rsid w:val="196F8EE4"/>
    <w:rsid w:val="1A12957D"/>
    <w:rsid w:val="1B28742D"/>
    <w:rsid w:val="1BA5DBC3"/>
    <w:rsid w:val="1BCADFD1"/>
    <w:rsid w:val="1BE0F408"/>
    <w:rsid w:val="1C1BA4A6"/>
    <w:rsid w:val="1C6F64C0"/>
    <w:rsid w:val="1D276082"/>
    <w:rsid w:val="1D49F575"/>
    <w:rsid w:val="1D5B4246"/>
    <w:rsid w:val="1E28226C"/>
    <w:rsid w:val="1EE9F567"/>
    <w:rsid w:val="1F7153F4"/>
    <w:rsid w:val="20A5BBE3"/>
    <w:rsid w:val="213F21F3"/>
    <w:rsid w:val="21865FD3"/>
    <w:rsid w:val="22B3D47F"/>
    <w:rsid w:val="22BF0197"/>
    <w:rsid w:val="230B3643"/>
    <w:rsid w:val="23A46787"/>
    <w:rsid w:val="23B6F75C"/>
    <w:rsid w:val="2506D8BC"/>
    <w:rsid w:val="25669590"/>
    <w:rsid w:val="25B43521"/>
    <w:rsid w:val="26BD9F6C"/>
    <w:rsid w:val="26BDAC9B"/>
    <w:rsid w:val="26DCFB6A"/>
    <w:rsid w:val="275BDA93"/>
    <w:rsid w:val="27CEC51F"/>
    <w:rsid w:val="28220DE9"/>
    <w:rsid w:val="29092EB0"/>
    <w:rsid w:val="2A6D31E5"/>
    <w:rsid w:val="2B595906"/>
    <w:rsid w:val="2BC2DC58"/>
    <w:rsid w:val="2C428D70"/>
    <w:rsid w:val="2D52E86B"/>
    <w:rsid w:val="2E17329D"/>
    <w:rsid w:val="2EBD0371"/>
    <w:rsid w:val="2F280A54"/>
    <w:rsid w:val="2FF7D7CC"/>
    <w:rsid w:val="30559A0C"/>
    <w:rsid w:val="306EA22A"/>
    <w:rsid w:val="30860CE4"/>
    <w:rsid w:val="30FCB3E9"/>
    <w:rsid w:val="313FF25F"/>
    <w:rsid w:val="31A2A722"/>
    <w:rsid w:val="3202EE16"/>
    <w:rsid w:val="3208B15D"/>
    <w:rsid w:val="32B637A0"/>
    <w:rsid w:val="33016705"/>
    <w:rsid w:val="333545B3"/>
    <w:rsid w:val="337A5A6B"/>
    <w:rsid w:val="33A1CD52"/>
    <w:rsid w:val="343B4CC6"/>
    <w:rsid w:val="34554E76"/>
    <w:rsid w:val="35ECB2CB"/>
    <w:rsid w:val="3751958A"/>
    <w:rsid w:val="37D49309"/>
    <w:rsid w:val="38D68F27"/>
    <w:rsid w:val="38DB0C58"/>
    <w:rsid w:val="3AD4DD5F"/>
    <w:rsid w:val="3AEF5DCB"/>
    <w:rsid w:val="3C61193F"/>
    <w:rsid w:val="3D3F9282"/>
    <w:rsid w:val="3D7538FB"/>
    <w:rsid w:val="3D86978D"/>
    <w:rsid w:val="3EACDD64"/>
    <w:rsid w:val="3EC92C5B"/>
    <w:rsid w:val="3EEAD1B7"/>
    <w:rsid w:val="401CD818"/>
    <w:rsid w:val="41798AC9"/>
    <w:rsid w:val="4191ED52"/>
    <w:rsid w:val="4321B082"/>
    <w:rsid w:val="43EB2D64"/>
    <w:rsid w:val="444906ED"/>
    <w:rsid w:val="446BCA87"/>
    <w:rsid w:val="457BBFCD"/>
    <w:rsid w:val="45F12843"/>
    <w:rsid w:val="469FD544"/>
    <w:rsid w:val="47150FAE"/>
    <w:rsid w:val="476BB3B2"/>
    <w:rsid w:val="47BF4A3E"/>
    <w:rsid w:val="47E2E830"/>
    <w:rsid w:val="491D33B5"/>
    <w:rsid w:val="49A88658"/>
    <w:rsid w:val="49A8D926"/>
    <w:rsid w:val="4A5C0014"/>
    <w:rsid w:val="4B97F717"/>
    <w:rsid w:val="4CE466F5"/>
    <w:rsid w:val="4EE8D1A1"/>
    <w:rsid w:val="4EED2920"/>
    <w:rsid w:val="4F7B0CD9"/>
    <w:rsid w:val="4F959D1E"/>
    <w:rsid w:val="4FB69EB5"/>
    <w:rsid w:val="503B2641"/>
    <w:rsid w:val="5045B45A"/>
    <w:rsid w:val="504B9E24"/>
    <w:rsid w:val="506A6DE7"/>
    <w:rsid w:val="50B32A5D"/>
    <w:rsid w:val="50B90702"/>
    <w:rsid w:val="522F3CCF"/>
    <w:rsid w:val="52D9BA5B"/>
    <w:rsid w:val="530B7401"/>
    <w:rsid w:val="53717487"/>
    <w:rsid w:val="54932970"/>
    <w:rsid w:val="54F501AD"/>
    <w:rsid w:val="553D48FC"/>
    <w:rsid w:val="56977D3B"/>
    <w:rsid w:val="5750E5D2"/>
    <w:rsid w:val="57C8E10B"/>
    <w:rsid w:val="593BA438"/>
    <w:rsid w:val="5952436C"/>
    <w:rsid w:val="5A71C5F8"/>
    <w:rsid w:val="5AB2A69F"/>
    <w:rsid w:val="5ABD3BCE"/>
    <w:rsid w:val="5B6D8275"/>
    <w:rsid w:val="5BE3732C"/>
    <w:rsid w:val="5D22F516"/>
    <w:rsid w:val="5DB13D95"/>
    <w:rsid w:val="5DD0CF43"/>
    <w:rsid w:val="5EA27061"/>
    <w:rsid w:val="5F399DB0"/>
    <w:rsid w:val="60F285C9"/>
    <w:rsid w:val="60FD9DEC"/>
    <w:rsid w:val="6186829E"/>
    <w:rsid w:val="620259E2"/>
    <w:rsid w:val="632814E1"/>
    <w:rsid w:val="63B08BDC"/>
    <w:rsid w:val="646680FB"/>
    <w:rsid w:val="64FBDE37"/>
    <w:rsid w:val="65DDF219"/>
    <w:rsid w:val="664E2153"/>
    <w:rsid w:val="6688D867"/>
    <w:rsid w:val="670D988D"/>
    <w:rsid w:val="6751CFD8"/>
    <w:rsid w:val="675B8E42"/>
    <w:rsid w:val="67DE28D7"/>
    <w:rsid w:val="67DF7D01"/>
    <w:rsid w:val="6814408F"/>
    <w:rsid w:val="683F1FAF"/>
    <w:rsid w:val="693C9148"/>
    <w:rsid w:val="69DF58FF"/>
    <w:rsid w:val="6A67EFAE"/>
    <w:rsid w:val="6A742FF9"/>
    <w:rsid w:val="6AE5DC84"/>
    <w:rsid w:val="6B263E68"/>
    <w:rsid w:val="6C22B8C2"/>
    <w:rsid w:val="6C3188CB"/>
    <w:rsid w:val="6D3958B4"/>
    <w:rsid w:val="6D530E90"/>
    <w:rsid w:val="6EDDAAC0"/>
    <w:rsid w:val="6F2032A2"/>
    <w:rsid w:val="6F5DE7F9"/>
    <w:rsid w:val="6F76C65C"/>
    <w:rsid w:val="6FDDB146"/>
    <w:rsid w:val="6FE440A4"/>
    <w:rsid w:val="6FFD02A8"/>
    <w:rsid w:val="702BBA94"/>
    <w:rsid w:val="70593E04"/>
    <w:rsid w:val="709952AF"/>
    <w:rsid w:val="70B3B2B9"/>
    <w:rsid w:val="71996DC3"/>
    <w:rsid w:val="71EF444D"/>
    <w:rsid w:val="7231F08F"/>
    <w:rsid w:val="7250F518"/>
    <w:rsid w:val="729DC4F7"/>
    <w:rsid w:val="72A7BF90"/>
    <w:rsid w:val="72F7A96B"/>
    <w:rsid w:val="7326C130"/>
    <w:rsid w:val="73FE514D"/>
    <w:rsid w:val="74C61DEB"/>
    <w:rsid w:val="74EE9AC8"/>
    <w:rsid w:val="752CC3EE"/>
    <w:rsid w:val="7569DD8E"/>
    <w:rsid w:val="75E29A78"/>
    <w:rsid w:val="761E175B"/>
    <w:rsid w:val="763B84E1"/>
    <w:rsid w:val="76E74E5F"/>
    <w:rsid w:val="773A1BEF"/>
    <w:rsid w:val="77518DBB"/>
    <w:rsid w:val="7777962E"/>
    <w:rsid w:val="77F304AD"/>
    <w:rsid w:val="780D9EC5"/>
    <w:rsid w:val="7827A24D"/>
    <w:rsid w:val="78DBC83F"/>
    <w:rsid w:val="7950F620"/>
    <w:rsid w:val="7977A381"/>
    <w:rsid w:val="7A150F6F"/>
    <w:rsid w:val="7AA0173C"/>
    <w:rsid w:val="7AFC9A98"/>
    <w:rsid w:val="7B54F25C"/>
    <w:rsid w:val="7B75CE7C"/>
    <w:rsid w:val="7B84D08B"/>
    <w:rsid w:val="7BB22597"/>
    <w:rsid w:val="7C23070C"/>
    <w:rsid w:val="7C52C774"/>
    <w:rsid w:val="7CCA0F7C"/>
    <w:rsid w:val="7D1507E5"/>
    <w:rsid w:val="7D5802D4"/>
    <w:rsid w:val="7DBE0B20"/>
    <w:rsid w:val="7DD9DC6E"/>
    <w:rsid w:val="7DF08487"/>
    <w:rsid w:val="7E045FED"/>
    <w:rsid w:val="7E846E6F"/>
    <w:rsid w:val="7F7E84FC"/>
    <w:rsid w:val="7F8F3E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39051"/>
  <w15:chartTrackingRefBased/>
  <w15:docId w15:val="{0D90B090-3A79-431D-A541-02B72F7AC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31FF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FF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1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FF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31FF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31FF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31FF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231FF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31FF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31FF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31FF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31FF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31FF5"/>
    <w:rPr>
      <w:rFonts w:eastAsiaTheme="majorEastAsia" w:cstheme="majorBidi"/>
      <w:color w:val="272727" w:themeColor="text1" w:themeTint="D8"/>
    </w:rPr>
  </w:style>
  <w:style w:type="paragraph" w:styleId="Title">
    <w:name w:val="Title"/>
    <w:basedOn w:val="Normal"/>
    <w:next w:val="Normal"/>
    <w:link w:val="TitleChar"/>
    <w:uiPriority w:val="10"/>
    <w:qFormat/>
    <w:rsid w:val="00231FF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31FF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31FF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31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FF5"/>
    <w:pPr>
      <w:spacing w:before="160"/>
      <w:jc w:val="center"/>
    </w:pPr>
    <w:rPr>
      <w:i/>
      <w:iCs/>
      <w:color w:val="404040" w:themeColor="text1" w:themeTint="BF"/>
    </w:rPr>
  </w:style>
  <w:style w:type="character" w:styleId="QuoteChar" w:customStyle="1">
    <w:name w:val="Quote Char"/>
    <w:basedOn w:val="DefaultParagraphFont"/>
    <w:link w:val="Quote"/>
    <w:uiPriority w:val="29"/>
    <w:rsid w:val="00231FF5"/>
    <w:rPr>
      <w:i/>
      <w:iCs/>
      <w:color w:val="404040" w:themeColor="text1" w:themeTint="BF"/>
    </w:rPr>
  </w:style>
  <w:style w:type="paragraph" w:styleId="ListParagraph">
    <w:name w:val="List Paragraph"/>
    <w:basedOn w:val="Normal"/>
    <w:uiPriority w:val="34"/>
    <w:qFormat/>
    <w:rsid w:val="00231FF5"/>
    <w:pPr>
      <w:ind w:left="720"/>
      <w:contextualSpacing/>
    </w:pPr>
  </w:style>
  <w:style w:type="character" w:styleId="IntenseEmphasis">
    <w:name w:val="Intense Emphasis"/>
    <w:basedOn w:val="DefaultParagraphFont"/>
    <w:uiPriority w:val="21"/>
    <w:qFormat/>
    <w:rsid w:val="00231FF5"/>
    <w:rPr>
      <w:i/>
      <w:iCs/>
      <w:color w:val="0F4761" w:themeColor="accent1" w:themeShade="BF"/>
    </w:rPr>
  </w:style>
  <w:style w:type="paragraph" w:styleId="IntenseQuote">
    <w:name w:val="Intense Quote"/>
    <w:basedOn w:val="Normal"/>
    <w:next w:val="Normal"/>
    <w:link w:val="IntenseQuoteChar"/>
    <w:uiPriority w:val="30"/>
    <w:qFormat/>
    <w:rsid w:val="00231FF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31FF5"/>
    <w:rPr>
      <w:i/>
      <w:iCs/>
      <w:color w:val="0F4761" w:themeColor="accent1" w:themeShade="BF"/>
    </w:rPr>
  </w:style>
  <w:style w:type="character" w:styleId="IntenseReference">
    <w:name w:val="Intense Reference"/>
    <w:basedOn w:val="DefaultParagraphFont"/>
    <w:uiPriority w:val="32"/>
    <w:qFormat/>
    <w:rsid w:val="00231FF5"/>
    <w:rPr>
      <w:b/>
      <w:bCs/>
      <w:smallCaps/>
      <w:color w:val="0F4761" w:themeColor="accent1" w:themeShade="BF"/>
      <w:spacing w:val="5"/>
    </w:rPr>
  </w:style>
  <w:style w:type="paragraph" w:styleId="NormalWeb">
    <w:name w:val="Normal (Web)"/>
    <w:basedOn w:val="Normal"/>
    <w:uiPriority w:val="99"/>
    <w:semiHidden/>
    <w:unhideWhenUsed/>
    <w:rsid w:val="0060337B"/>
    <w:rPr>
      <w:rFonts w:ascii="Times New Roman" w:hAnsi="Times New Roman" w:cs="Times New Roman"/>
    </w:rPr>
  </w:style>
  <w:style w:type="character" w:styleId="Hyperlink">
    <w:name w:val="Hyperlink"/>
    <w:basedOn w:val="DefaultParagraphFont"/>
    <w:uiPriority w:val="99"/>
    <w:unhideWhenUsed/>
    <w:rsid w:val="0060337B"/>
    <w:rPr>
      <w:color w:val="467886" w:themeColor="hyperlink"/>
      <w:u w:val="single"/>
    </w:rPr>
  </w:style>
  <w:style w:type="character" w:styleId="UnresolvedMention">
    <w:name w:val="Unresolved Mention"/>
    <w:basedOn w:val="DefaultParagraphFont"/>
    <w:uiPriority w:val="99"/>
    <w:semiHidden/>
    <w:unhideWhenUsed/>
    <w:rsid w:val="0060337B"/>
    <w:rPr>
      <w:color w:val="605E5C"/>
      <w:shd w:val="clear" w:color="auto" w:fill="E1DFDD"/>
    </w:rPr>
  </w:style>
  <w:style w:type="paragraph" w:styleId="Header">
    <w:name w:val="header"/>
    <w:basedOn w:val="Normal"/>
    <w:link w:val="HeaderChar"/>
    <w:uiPriority w:val="99"/>
    <w:unhideWhenUsed/>
    <w:rsid w:val="003039F4"/>
    <w:pPr>
      <w:tabs>
        <w:tab w:val="center" w:pos="4513"/>
        <w:tab w:val="right" w:pos="9026"/>
      </w:tabs>
      <w:spacing w:after="0" w:line="240" w:lineRule="auto"/>
    </w:pPr>
  </w:style>
  <w:style w:type="character" w:styleId="HeaderChar" w:customStyle="1">
    <w:name w:val="Header Char"/>
    <w:basedOn w:val="DefaultParagraphFont"/>
    <w:link w:val="Header"/>
    <w:uiPriority w:val="99"/>
    <w:rsid w:val="000A1703"/>
  </w:style>
  <w:style w:type="paragraph" w:styleId="Footer">
    <w:name w:val="footer"/>
    <w:basedOn w:val="Normal"/>
    <w:link w:val="FooterChar"/>
    <w:uiPriority w:val="99"/>
    <w:unhideWhenUsed/>
    <w:rsid w:val="003039F4"/>
    <w:pPr>
      <w:tabs>
        <w:tab w:val="center" w:pos="4513"/>
        <w:tab w:val="right" w:pos="9026"/>
      </w:tabs>
      <w:spacing w:after="0" w:line="240" w:lineRule="auto"/>
    </w:pPr>
  </w:style>
  <w:style w:type="character" w:styleId="FooterChar" w:customStyle="1">
    <w:name w:val="Footer Char"/>
    <w:basedOn w:val="DefaultParagraphFont"/>
    <w:link w:val="Footer"/>
    <w:uiPriority w:val="99"/>
    <w:rsid w:val="000A1703"/>
  </w:style>
  <w:style w:type="paragraph" w:styleId="Revision">
    <w:name w:val="Revision"/>
    <w:hidden/>
    <w:uiPriority w:val="99"/>
    <w:semiHidden/>
    <w:rsid w:val="000A1703"/>
    <w:pPr>
      <w:spacing w:after="0" w:line="240" w:lineRule="auto"/>
    </w:pPr>
  </w:style>
  <w:style w:type="character" w:styleId="CommentReference">
    <w:name w:val="annotation reference"/>
    <w:basedOn w:val="DefaultParagraphFont"/>
    <w:uiPriority w:val="99"/>
    <w:semiHidden/>
    <w:unhideWhenUsed/>
    <w:rsid w:val="000A1703"/>
    <w:rPr>
      <w:sz w:val="16"/>
      <w:szCs w:val="16"/>
    </w:rPr>
  </w:style>
  <w:style w:type="paragraph" w:styleId="CommentText">
    <w:name w:val="annotation text"/>
    <w:basedOn w:val="Normal"/>
    <w:link w:val="CommentTextChar"/>
    <w:uiPriority w:val="99"/>
    <w:unhideWhenUsed/>
    <w:rsid w:val="000A1703"/>
    <w:pPr>
      <w:spacing w:line="240" w:lineRule="auto"/>
    </w:pPr>
    <w:rPr>
      <w:sz w:val="20"/>
      <w:szCs w:val="20"/>
    </w:rPr>
  </w:style>
  <w:style w:type="character" w:styleId="CommentTextChar" w:customStyle="1">
    <w:name w:val="Comment Text Char"/>
    <w:basedOn w:val="DefaultParagraphFont"/>
    <w:link w:val="CommentText"/>
    <w:uiPriority w:val="99"/>
    <w:rsid w:val="000A1703"/>
    <w:rPr>
      <w:sz w:val="20"/>
      <w:szCs w:val="20"/>
    </w:rPr>
  </w:style>
  <w:style w:type="paragraph" w:styleId="CommentSubject">
    <w:name w:val="annotation subject"/>
    <w:basedOn w:val="CommentText"/>
    <w:next w:val="CommentText"/>
    <w:link w:val="CommentSubjectChar"/>
    <w:uiPriority w:val="99"/>
    <w:semiHidden/>
    <w:unhideWhenUsed/>
    <w:rsid w:val="000A1703"/>
    <w:rPr>
      <w:b/>
      <w:bCs/>
    </w:rPr>
  </w:style>
  <w:style w:type="character" w:styleId="CommentSubjectChar" w:customStyle="1">
    <w:name w:val="Comment Subject Char"/>
    <w:basedOn w:val="CommentTextChar"/>
    <w:link w:val="CommentSubject"/>
    <w:uiPriority w:val="99"/>
    <w:semiHidden/>
    <w:rsid w:val="000A1703"/>
    <w:rPr>
      <w:b/>
      <w:bCs/>
      <w:sz w:val="20"/>
      <w:szCs w:val="20"/>
    </w:rPr>
  </w:style>
  <w:style w:type="character" w:styleId="Mention">
    <w:name w:val="Mention"/>
    <w:basedOn w:val="DefaultParagraphFont"/>
    <w:uiPriority w:val="99"/>
    <w:unhideWhenUsed/>
    <w:rsid w:val="000A1703"/>
    <w:rPr>
      <w:color w:val="2B579A"/>
      <w:shd w:val="clear" w:color="auto" w:fill="E1DFDD"/>
    </w:rPr>
  </w:style>
  <w:style w:type="table" w:styleId="TableGrid">
    <w:name w:val="Table Grid"/>
    <w:basedOn w:val="TableNormal"/>
    <w:uiPriority w:val="39"/>
    <w:rsid w:val="000A17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AA4E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gspace.cgiar.org/items/9d354d15-00a5-4af3-8a22-f4bda0406cdc" TargetMode="External" Id="rId8" /><Relationship Type="http://schemas.openxmlformats.org/officeDocument/2006/relationships/hyperlink" Target="https://experience.arcgis.com/experience/8c30fdfd29b742a0ad27eb3de21d438a" TargetMode="External" Id="rId13" /><Relationship Type="http://schemas.openxmlformats.org/officeDocument/2006/relationships/footer" Target="footer1.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hyperlink" Target="https://hdl.handle.net/10568/180367%20)" TargetMode="External" Id="rId7" /><Relationship Type="http://schemas.openxmlformats.org/officeDocument/2006/relationships/hyperlink" Target="https://experience.arcgis.com/experience/8c30fdfd29b742a0ad27eb3de21d438a" TargetMode="External" Id="rId12" /><Relationship Type="http://schemas.openxmlformats.org/officeDocument/2006/relationships/hyperlink" Target="https://assets.bii.co.uk/wp-content/uploads/2025/11/03144700/Strengthening-climate-adaptation-and-resilience-using-blended-finance.pdf" TargetMode="External" Id="rId17" /><Relationship Type="http://schemas.openxmlformats.org/officeDocument/2006/relationships/styles" Target="styles.xml" Id="rId2" /><Relationship Type="http://schemas.openxmlformats.org/officeDocument/2006/relationships/image" Target="media/image1.png" Id="rId16" /><Relationship Type="http://schemas.microsoft.com/office/2011/relationships/people" Target="peop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experience.arcgis.com/experience/8c30fdfd29b742a0ad27eb3de21d438a" TargetMode="External" Id="rId11" /><Relationship Type="http://schemas.openxmlformats.org/officeDocument/2006/relationships/footnotes" Target="footnotes.xml" Id="rId5" /><Relationship Type="http://schemas.openxmlformats.org/officeDocument/2006/relationships/hyperlink" Target="https://www.iwmi.org/news/iwmi-and-sunculture-partnership-advances-solar-irrigation-in-kenya/" TargetMode="External" Id="rId15" /><Relationship Type="http://schemas.openxmlformats.org/officeDocument/2006/relationships/hyperlink" Target="https://www.cgiar.org/innovations/irrigation-for-smallholder-farmers" TargetMode="Externa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https://cgspace.cgiar.org/items/e2dce1ff-36c5-45cc-8c04-85e9aa5d1771" TargetMode="External" Id="rId9" /><Relationship Type="http://schemas.openxmlformats.org/officeDocument/2006/relationships/hyperlink" Target="https://doi.org/10.3390/su17041486"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Tilahun, Seifu (IWMI)</dc:creator>
  <keywords/>
  <dc:description/>
  <lastModifiedBy>Tilahun, Seifu (IWMI)</lastModifiedBy>
  <revision>47</revision>
  <dcterms:created xsi:type="dcterms:W3CDTF">2026-02-01T12:53:00.0000000Z</dcterms:created>
  <dcterms:modified xsi:type="dcterms:W3CDTF">2026-02-04T13:11:57.5891632Z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74d20968-c5d8-4564-bb80-120416a89575</vt:lpwstr>
  </property>
</Properties>
</file>