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04177" w14:textId="77777777" w:rsidR="00DB37C8" w:rsidRPr="00DB37C8" w:rsidRDefault="00DB37C8" w:rsidP="00DB37C8">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DB37C8">
        <w:rPr>
          <w:rFonts w:ascii="Aptos" w:eastAsia="Times New Roman" w:hAnsi="Aptos" w:cs="Times New Roman"/>
          <w:b/>
          <w:bCs/>
          <w:kern w:val="0"/>
          <w:sz w:val="36"/>
          <w:szCs w:val="36"/>
          <w14:ligatures w14:val="none"/>
        </w:rPr>
        <w:t>Expression of Interest: Scaling Inclusive Mechanization through Rural Entrepreneurship and Financial Innovation</w:t>
      </w:r>
    </w:p>
    <w:p w14:paraId="1E57CAF2" w14:textId="77777777" w:rsidR="00DB37C8" w:rsidRDefault="00DB37C8" w:rsidP="00DB37C8">
      <w:pPr>
        <w:spacing w:before="100" w:beforeAutospacing="1" w:after="100" w:afterAutospacing="1" w:line="240" w:lineRule="auto"/>
        <w:outlineLvl w:val="2"/>
        <w:rPr>
          <w:rFonts w:ascii="Aptos" w:eastAsia="Times New Roman" w:hAnsi="Aptos" w:cs="Times New Roman"/>
          <w:kern w:val="0"/>
          <w14:ligatures w14:val="none"/>
        </w:rPr>
      </w:pPr>
    </w:p>
    <w:p w14:paraId="6C58CD62" w14:textId="5E708980" w:rsidR="00DB37C8" w:rsidRPr="00DB37C8" w:rsidRDefault="00DB37C8" w:rsidP="00DB37C8">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DB37C8">
        <w:rPr>
          <w:rFonts w:ascii="Aptos" w:eastAsia="Times New Roman" w:hAnsi="Aptos" w:cs="Times New Roman"/>
          <w:b/>
          <w:bCs/>
          <w:kern w:val="0"/>
          <w:sz w:val="27"/>
          <w:szCs w:val="27"/>
          <w14:ligatures w14:val="none"/>
        </w:rPr>
        <w:t>Criterion 1: Innovation &amp; Value Proposition</w:t>
      </w:r>
    </w:p>
    <w:p w14:paraId="24715692" w14:textId="5216620A"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This Solution Scaling Track proposes the expansion of a bundled innovation package centered around the smallholder mechanization starter pack developed by CIMMYT, designed to address the acute lack of affordable, accessible, and inclusive </w:t>
      </w:r>
      <w:ins w:id="0" w:author="BusyBee" w:date="2025-08-19T09:30:00Z" w16du:dateUtc="2025-08-19T07:30:00Z">
        <w:r w:rsidR="008B68E0">
          <w:rPr>
            <w:rFonts w:ascii="Aptos" w:eastAsia="Times New Roman" w:hAnsi="Aptos" w:cs="Times New Roman"/>
            <w:kern w:val="0"/>
            <w14:ligatures w14:val="none"/>
          </w:rPr>
          <w:t>climat</w:t>
        </w:r>
        <w:r w:rsidR="00077040">
          <w:rPr>
            <w:rFonts w:ascii="Aptos" w:eastAsia="Times New Roman" w:hAnsi="Aptos" w:cs="Times New Roman"/>
            <w:kern w:val="0"/>
            <w14:ligatures w14:val="none"/>
          </w:rPr>
          <w:t xml:space="preserve">e-smart </w:t>
        </w:r>
      </w:ins>
      <w:r w:rsidRPr="00DB37C8">
        <w:rPr>
          <w:rFonts w:ascii="Aptos" w:eastAsia="Times New Roman" w:hAnsi="Aptos" w:cs="Times New Roman"/>
          <w:kern w:val="0"/>
          <w14:ligatures w14:val="none"/>
        </w:rPr>
        <w:t>mechanization options for smallholder farmers in East and Southern Africa. The bundle includes low-cost two-wheel tractors and attachments (rippers,</w:t>
      </w:r>
      <w:ins w:id="1" w:author="BusyBee" w:date="2025-08-19T09:32:00Z" w16du:dateUtc="2025-08-19T07:32:00Z">
        <w:r w:rsidR="007423AF">
          <w:rPr>
            <w:rFonts w:ascii="Aptos" w:eastAsia="Times New Roman" w:hAnsi="Aptos" w:cs="Times New Roman"/>
            <w:kern w:val="0"/>
            <w14:ligatures w14:val="none"/>
          </w:rPr>
          <w:t xml:space="preserve"> direct seeders,</w:t>
        </w:r>
      </w:ins>
      <w:r w:rsidRPr="00DB37C8">
        <w:rPr>
          <w:rFonts w:ascii="Aptos" w:eastAsia="Times New Roman" w:hAnsi="Aptos" w:cs="Times New Roman"/>
          <w:kern w:val="0"/>
          <w14:ligatures w14:val="none"/>
        </w:rPr>
        <w:t xml:space="preserve"> shellers, threshers, and trailers), combined with complementary services including technical </w:t>
      </w:r>
      <w:ins w:id="2" w:author="BusyBee" w:date="2025-08-19T09:30:00Z" w16du:dateUtc="2025-08-19T07:30:00Z">
        <w:r w:rsidR="00334E06">
          <w:rPr>
            <w:rFonts w:ascii="Aptos" w:eastAsia="Times New Roman" w:hAnsi="Aptos" w:cs="Times New Roman"/>
            <w:kern w:val="0"/>
            <w14:ligatures w14:val="none"/>
          </w:rPr>
          <w:t>and busi</w:t>
        </w:r>
        <w:r w:rsidR="006502BE">
          <w:rPr>
            <w:rFonts w:ascii="Aptos" w:eastAsia="Times New Roman" w:hAnsi="Aptos" w:cs="Times New Roman"/>
            <w:kern w:val="0"/>
            <w14:ligatures w14:val="none"/>
          </w:rPr>
          <w:t xml:space="preserve">ness </w:t>
        </w:r>
      </w:ins>
      <w:r w:rsidRPr="00DB37C8">
        <w:rPr>
          <w:rFonts w:ascii="Aptos" w:eastAsia="Times New Roman" w:hAnsi="Aptos" w:cs="Times New Roman"/>
          <w:kern w:val="0"/>
          <w14:ligatures w14:val="none"/>
        </w:rPr>
        <w:t>training, financial literacy, and entrepreneurial support.</w:t>
      </w:r>
    </w:p>
    <w:p w14:paraId="0E4DAAAB" w14:textId="1C3AF321"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solution’s core delivery model is the </w:t>
      </w:r>
      <w:r w:rsidRPr="00DB37C8">
        <w:rPr>
          <w:rFonts w:ascii="Aptos" w:eastAsia="Times New Roman" w:hAnsi="Aptos" w:cs="Times New Roman"/>
          <w:b/>
          <w:bCs/>
          <w:kern w:val="0"/>
          <w14:ligatures w14:val="none"/>
        </w:rPr>
        <w:t>Mechanization Service Provider (SP) model</w:t>
      </w:r>
      <w:r w:rsidRPr="00DB37C8">
        <w:rPr>
          <w:rFonts w:ascii="Aptos" w:eastAsia="Times New Roman" w:hAnsi="Aptos" w:cs="Times New Roman"/>
          <w:kern w:val="0"/>
          <w14:ligatures w14:val="none"/>
        </w:rPr>
        <w:t>, in which rural entrepreneurs—primarily youth and women—are supported to acquire starter packs through co-financing arrangements and deliver services to surrounding farmers on a fee-for-service basis. This model not only addresses farm labor shortages and improves productivity</w:t>
      </w:r>
      <w:ins w:id="3" w:author="BusyBee" w:date="2025-08-19T09:31:00Z" w16du:dateUtc="2025-08-19T07:31:00Z">
        <w:r w:rsidR="006549EF">
          <w:rPr>
            <w:rFonts w:ascii="Aptos" w:eastAsia="Times New Roman" w:hAnsi="Aptos" w:cs="Times New Roman"/>
            <w:kern w:val="0"/>
            <w14:ligatures w14:val="none"/>
          </w:rPr>
          <w:t xml:space="preserve"> under a changing climate</w:t>
        </w:r>
      </w:ins>
      <w:r w:rsidRPr="00DB37C8">
        <w:rPr>
          <w:rFonts w:ascii="Aptos" w:eastAsia="Times New Roman" w:hAnsi="Aptos" w:cs="Times New Roman"/>
          <w:kern w:val="0"/>
          <w14:ligatures w14:val="none"/>
        </w:rPr>
        <w:t xml:space="preserve"> but also generates off-farm employment and rural enterprise opportunities. The package has already been piloted successfully in Zimbabwe under the Ukama Ustawi Initiative</w:t>
      </w:r>
      <w:ins w:id="4" w:author="BusyBee" w:date="2025-08-19T09:31:00Z" w16du:dateUtc="2025-08-19T07:31:00Z">
        <w:r w:rsidR="004736E9">
          <w:rPr>
            <w:rFonts w:ascii="Aptos" w:eastAsia="Times New Roman" w:hAnsi="Aptos" w:cs="Times New Roman"/>
            <w:kern w:val="0"/>
            <w14:ligatures w14:val="none"/>
          </w:rPr>
          <w:t xml:space="preserve"> and other </w:t>
        </w:r>
        <w:r w:rsidR="00666B1A">
          <w:rPr>
            <w:rFonts w:ascii="Aptos" w:eastAsia="Times New Roman" w:hAnsi="Aptos" w:cs="Times New Roman"/>
            <w:kern w:val="0"/>
            <w14:ligatures w14:val="none"/>
          </w:rPr>
          <w:t>bilat</w:t>
        </w:r>
        <w:r w:rsidR="00C710F0">
          <w:rPr>
            <w:rFonts w:ascii="Aptos" w:eastAsia="Times New Roman" w:hAnsi="Aptos" w:cs="Times New Roman"/>
            <w:kern w:val="0"/>
            <w14:ligatures w14:val="none"/>
          </w:rPr>
          <w:t xml:space="preserve">eral </w:t>
        </w:r>
        <w:r w:rsidR="00367F7A">
          <w:rPr>
            <w:rFonts w:ascii="Aptos" w:eastAsia="Times New Roman" w:hAnsi="Aptos" w:cs="Times New Roman"/>
            <w:kern w:val="0"/>
            <w14:ligatures w14:val="none"/>
          </w:rPr>
          <w:t>pro</w:t>
        </w:r>
        <w:r w:rsidR="00F01407">
          <w:rPr>
            <w:rFonts w:ascii="Aptos" w:eastAsia="Times New Roman" w:hAnsi="Aptos" w:cs="Times New Roman"/>
            <w:kern w:val="0"/>
            <w14:ligatures w14:val="none"/>
          </w:rPr>
          <w:t>jects</w:t>
        </w:r>
        <w:r w:rsidR="00453BEC">
          <w:rPr>
            <w:rFonts w:ascii="Aptos" w:eastAsia="Times New Roman" w:hAnsi="Aptos" w:cs="Times New Roman"/>
            <w:kern w:val="0"/>
            <w14:ligatures w14:val="none"/>
          </w:rPr>
          <w:t>,</w:t>
        </w:r>
        <w:r w:rsidR="00F01407">
          <w:rPr>
            <w:rFonts w:ascii="Aptos" w:eastAsia="Times New Roman" w:hAnsi="Aptos" w:cs="Times New Roman"/>
            <w:kern w:val="0"/>
            <w14:ligatures w14:val="none"/>
          </w:rPr>
          <w:t xml:space="preserve"> such as the </w:t>
        </w:r>
        <w:r w:rsidR="007A4F86">
          <w:rPr>
            <w:rFonts w:ascii="Aptos" w:eastAsia="Times New Roman" w:hAnsi="Aptos" w:cs="Times New Roman"/>
            <w:kern w:val="0"/>
            <w14:ligatures w14:val="none"/>
          </w:rPr>
          <w:t>Feed the Fut</w:t>
        </w:r>
        <w:r w:rsidR="00B004C2">
          <w:rPr>
            <w:rFonts w:ascii="Aptos" w:eastAsia="Times New Roman" w:hAnsi="Aptos" w:cs="Times New Roman"/>
            <w:kern w:val="0"/>
            <w14:ligatures w14:val="none"/>
          </w:rPr>
          <w:t xml:space="preserve">ure </w:t>
        </w:r>
        <w:r w:rsidR="00A10598">
          <w:rPr>
            <w:rFonts w:ascii="Aptos" w:eastAsia="Times New Roman" w:hAnsi="Aptos" w:cs="Times New Roman"/>
            <w:kern w:val="0"/>
            <w14:ligatures w14:val="none"/>
          </w:rPr>
          <w:t>Mechan</w:t>
        </w:r>
        <w:r w:rsidR="00966B59">
          <w:rPr>
            <w:rFonts w:ascii="Aptos" w:eastAsia="Times New Roman" w:hAnsi="Aptos" w:cs="Times New Roman"/>
            <w:kern w:val="0"/>
            <w14:ligatures w14:val="none"/>
          </w:rPr>
          <w:t>izat</w:t>
        </w:r>
        <w:r w:rsidR="00AD5F48">
          <w:rPr>
            <w:rFonts w:ascii="Aptos" w:eastAsia="Times New Roman" w:hAnsi="Aptos" w:cs="Times New Roman"/>
            <w:kern w:val="0"/>
            <w14:ligatures w14:val="none"/>
          </w:rPr>
          <w:t xml:space="preserve">ion and </w:t>
        </w:r>
        <w:r w:rsidR="00DE5B63">
          <w:rPr>
            <w:rFonts w:ascii="Aptos" w:eastAsia="Times New Roman" w:hAnsi="Aptos" w:cs="Times New Roman"/>
            <w:kern w:val="0"/>
            <w14:ligatures w14:val="none"/>
          </w:rPr>
          <w:t>Extension act</w:t>
        </w:r>
        <w:r w:rsidR="00216C98">
          <w:rPr>
            <w:rFonts w:ascii="Aptos" w:eastAsia="Times New Roman" w:hAnsi="Aptos" w:cs="Times New Roman"/>
            <w:kern w:val="0"/>
            <w14:ligatures w14:val="none"/>
          </w:rPr>
          <w:t>ivity</w:t>
        </w:r>
      </w:ins>
      <w:r w:rsidRPr="00DB37C8">
        <w:rPr>
          <w:rFonts w:ascii="Aptos" w:eastAsia="Times New Roman" w:hAnsi="Aptos" w:cs="Times New Roman"/>
          <w:kern w:val="0"/>
          <w14:ligatures w14:val="none"/>
        </w:rPr>
        <w:t xml:space="preserve"> and is aligned with innovation bundling principles under the IPSR framework.</w:t>
      </w:r>
    </w:p>
    <w:p w14:paraId="54991F69"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w:t>
      </w:r>
      <w:r w:rsidRPr="00DB37C8">
        <w:rPr>
          <w:rFonts w:ascii="Aptos" w:eastAsia="Times New Roman" w:hAnsi="Aptos" w:cs="Times New Roman"/>
          <w:b/>
          <w:bCs/>
          <w:kern w:val="0"/>
          <w14:ligatures w14:val="none"/>
        </w:rPr>
        <w:t>value proposition</w:t>
      </w:r>
      <w:r w:rsidRPr="00DB37C8">
        <w:rPr>
          <w:rFonts w:ascii="Aptos" w:eastAsia="Times New Roman" w:hAnsi="Aptos" w:cs="Times New Roman"/>
          <w:kern w:val="0"/>
          <w14:ligatures w14:val="none"/>
        </w:rPr>
        <w:t xml:space="preserve"> is multifaceted:</w:t>
      </w:r>
    </w:p>
    <w:p w14:paraId="1156EF51" w14:textId="26D7640C" w:rsidR="00DB37C8" w:rsidRPr="005C40DF" w:rsidRDefault="00DB37C8" w:rsidP="005C40DF">
      <w:pPr>
        <w:numPr>
          <w:ilvl w:val="0"/>
          <w:numId w:val="7"/>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For end-users (farmers):</w:t>
      </w:r>
      <w:r w:rsidRPr="00DB37C8">
        <w:rPr>
          <w:rFonts w:ascii="Aptos" w:eastAsia="Times New Roman" w:hAnsi="Aptos" w:cs="Times New Roman"/>
          <w:kern w:val="0"/>
          <w14:ligatures w14:val="none"/>
        </w:rPr>
        <w:t xml:space="preserve"> reduction in drudgery and labor costs; increased yields through timely operations</w:t>
      </w:r>
      <w:ins w:id="5" w:author="BusyBee" w:date="2025-08-19T09:32:00Z" w16du:dateUtc="2025-08-19T07:32:00Z">
        <w:r w:rsidR="00791C44">
          <w:rPr>
            <w:rFonts w:ascii="Aptos" w:eastAsia="Times New Roman" w:hAnsi="Aptos" w:cs="Times New Roman"/>
            <w:kern w:val="0"/>
            <w14:ligatures w14:val="none"/>
          </w:rPr>
          <w:t>;</w:t>
        </w:r>
        <w:r w:rsidR="00EE363D">
          <w:rPr>
            <w:rFonts w:ascii="Aptos" w:eastAsia="Times New Roman" w:hAnsi="Aptos" w:cs="Times New Roman"/>
            <w:kern w:val="0"/>
            <w14:ligatures w14:val="none"/>
          </w:rPr>
          <w:t xml:space="preserve"> </w:t>
        </w:r>
        <w:r w:rsidR="003D4C96">
          <w:rPr>
            <w:rFonts w:ascii="Aptos" w:eastAsia="Times New Roman" w:hAnsi="Aptos" w:cs="Times New Roman"/>
            <w:kern w:val="0"/>
            <w14:ligatures w14:val="none"/>
          </w:rPr>
          <w:t xml:space="preserve">more climate resilience through the use of direct seeding </w:t>
        </w:r>
        <w:r w:rsidR="007423AF">
          <w:rPr>
            <w:rFonts w:ascii="Aptos" w:eastAsia="Times New Roman" w:hAnsi="Aptos" w:cs="Times New Roman"/>
            <w:kern w:val="0"/>
            <w14:ligatures w14:val="none"/>
          </w:rPr>
          <w:t>tools</w:t>
        </w:r>
      </w:ins>
      <w:r w:rsidRPr="00DB37C8">
        <w:rPr>
          <w:rFonts w:ascii="Aptos" w:eastAsia="Times New Roman" w:hAnsi="Aptos" w:cs="Times New Roman"/>
          <w:kern w:val="0"/>
          <w14:ligatures w14:val="none"/>
        </w:rPr>
        <w:t>; improved access to</w:t>
      </w:r>
      <w:ins w:id="6" w:author="BusyBee" w:date="2025-08-19T09:33:00Z" w16du:dateUtc="2025-08-19T07:33:00Z">
        <w:r w:rsidR="005C40DF">
          <w:rPr>
            <w:rFonts w:ascii="Aptos" w:eastAsia="Times New Roman" w:hAnsi="Aptos" w:cs="Times New Roman"/>
            <w:kern w:val="0"/>
            <w14:ligatures w14:val="none"/>
          </w:rPr>
          <w:t xml:space="preserve"> and more efficient</w:t>
        </w:r>
      </w:ins>
      <w:r w:rsidRPr="005C40DF">
        <w:rPr>
          <w:rFonts w:ascii="Aptos" w:eastAsia="Times New Roman" w:hAnsi="Aptos" w:cs="Times New Roman"/>
          <w:kern w:val="0"/>
          <w14:ligatures w14:val="none"/>
        </w:rPr>
        <w:t xml:space="preserve"> postharvest processing; better nutrition and income security.</w:t>
      </w:r>
    </w:p>
    <w:p w14:paraId="4F27A6AE" w14:textId="77777777" w:rsidR="00DB37C8" w:rsidRPr="00DB37C8" w:rsidRDefault="00DB37C8" w:rsidP="00DB37C8">
      <w:pPr>
        <w:numPr>
          <w:ilvl w:val="0"/>
          <w:numId w:val="7"/>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For service providers:</w:t>
      </w:r>
      <w:r w:rsidRPr="00DB37C8">
        <w:rPr>
          <w:rFonts w:ascii="Aptos" w:eastAsia="Times New Roman" w:hAnsi="Aptos" w:cs="Times New Roman"/>
          <w:kern w:val="0"/>
          <w14:ligatures w14:val="none"/>
        </w:rPr>
        <w:t xml:space="preserve"> entry into a structured rural business ecosystem with training, tools, and a predictable revenue stream.</w:t>
      </w:r>
    </w:p>
    <w:p w14:paraId="04EDB4F3" w14:textId="10E1E919" w:rsidR="00DB37C8" w:rsidRPr="00DB37C8" w:rsidRDefault="00DB37C8" w:rsidP="00DB37C8">
      <w:pPr>
        <w:numPr>
          <w:ilvl w:val="0"/>
          <w:numId w:val="7"/>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For delivery partners and institutions:</w:t>
      </w:r>
      <w:r w:rsidRPr="00DB37C8">
        <w:rPr>
          <w:rFonts w:ascii="Aptos" w:eastAsia="Times New Roman" w:hAnsi="Aptos" w:cs="Times New Roman"/>
          <w:kern w:val="0"/>
          <w14:ligatures w14:val="none"/>
        </w:rPr>
        <w:t xml:space="preserve"> a replicable PPP model anchored in inclusive entrepreneurship, enabling scaling of technology while reducing operational risks.</w:t>
      </w:r>
    </w:p>
    <w:p w14:paraId="2E438C65" w14:textId="067E3E8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innovation has demonstrated early-stage impact through CGIAR monitoring and IPSR workshops. More than </w:t>
      </w:r>
      <w:del w:id="7" w:author="BusyBee" w:date="2025-08-19T09:33:00Z" w16du:dateUtc="2025-08-19T07:33:00Z">
        <w:r w:rsidRPr="00DB37C8" w:rsidDel="0014755D">
          <w:rPr>
            <w:rFonts w:ascii="Aptos" w:eastAsia="Times New Roman" w:hAnsi="Aptos" w:cs="Times New Roman"/>
            <w:kern w:val="0"/>
            <w14:ligatures w14:val="none"/>
          </w:rPr>
          <w:delText xml:space="preserve">200 </w:delText>
        </w:r>
      </w:del>
      <w:ins w:id="8" w:author="BusyBee" w:date="2025-08-19T09:33:00Z" w16du:dateUtc="2025-08-19T07:33:00Z">
        <w:r w:rsidR="0014755D">
          <w:rPr>
            <w:rFonts w:ascii="Aptos" w:eastAsia="Times New Roman" w:hAnsi="Aptos" w:cs="Times New Roman"/>
            <w:kern w:val="0"/>
            <w14:ligatures w14:val="none"/>
          </w:rPr>
          <w:t>500</w:t>
        </w:r>
        <w:r w:rsidR="0014755D" w:rsidRPr="00DB37C8">
          <w:rPr>
            <w:rFonts w:ascii="Aptos" w:eastAsia="Times New Roman" w:hAnsi="Aptos" w:cs="Times New Roman"/>
            <w:kern w:val="0"/>
            <w14:ligatures w14:val="none"/>
          </w:rPr>
          <w:t xml:space="preserve"> </w:t>
        </w:r>
      </w:ins>
      <w:r w:rsidRPr="00DB37C8">
        <w:rPr>
          <w:rFonts w:ascii="Aptos" w:eastAsia="Times New Roman" w:hAnsi="Aptos" w:cs="Times New Roman"/>
          <w:kern w:val="0"/>
          <w14:ligatures w14:val="none"/>
        </w:rPr>
        <w:t xml:space="preserve">SPs have been supported in Zimbabwe, serving </w:t>
      </w:r>
      <w:ins w:id="9" w:author="BusyBee" w:date="2025-08-19T09:34:00Z" w16du:dateUtc="2025-08-19T07:34:00Z">
        <w:r w:rsidR="00D41D09">
          <w:rPr>
            <w:rFonts w:ascii="Aptos" w:eastAsia="Times New Roman" w:hAnsi="Aptos" w:cs="Times New Roman"/>
            <w:kern w:val="0"/>
            <w14:ligatures w14:val="none"/>
          </w:rPr>
          <w:t>20</w:t>
        </w:r>
      </w:ins>
      <w:del w:id="10" w:author="BusyBee" w:date="2025-08-19T09:34:00Z" w16du:dateUtc="2025-08-19T07:34:00Z">
        <w:r w:rsidRPr="00DB37C8" w:rsidDel="00D41D09">
          <w:rPr>
            <w:rFonts w:ascii="Aptos" w:eastAsia="Times New Roman" w:hAnsi="Aptos" w:cs="Times New Roman"/>
            <w:kern w:val="0"/>
            <w14:ligatures w14:val="none"/>
          </w:rPr>
          <w:delText>10</w:delText>
        </w:r>
      </w:del>
      <w:r w:rsidRPr="00DB37C8">
        <w:rPr>
          <w:rFonts w:ascii="Aptos" w:eastAsia="Times New Roman" w:hAnsi="Aptos" w:cs="Times New Roman"/>
          <w:kern w:val="0"/>
          <w14:ligatures w14:val="none"/>
        </w:rPr>
        <w:t xml:space="preserve">,000+ farmers. Qualitative evidence from </w:t>
      </w:r>
      <w:proofErr w:type="spellStart"/>
      <w:r w:rsidRPr="00DB37C8">
        <w:rPr>
          <w:rFonts w:ascii="Aptos" w:eastAsia="Times New Roman" w:hAnsi="Aptos" w:cs="Times New Roman"/>
          <w:kern w:val="0"/>
          <w14:ligatures w14:val="none"/>
        </w:rPr>
        <w:t>GenderUp</w:t>
      </w:r>
      <w:proofErr w:type="spellEnd"/>
      <w:r w:rsidRPr="00DB37C8">
        <w:rPr>
          <w:rFonts w:ascii="Aptos" w:eastAsia="Times New Roman" w:hAnsi="Aptos" w:cs="Times New Roman"/>
          <w:kern w:val="0"/>
          <w14:ligatures w14:val="none"/>
        </w:rPr>
        <w:t xml:space="preserve"> and Scaling Readiness workshops</w:t>
      </w:r>
      <w:ins w:id="11" w:author="BusyBee" w:date="2025-08-19T09:34:00Z" w16du:dateUtc="2025-08-19T07:34:00Z">
        <w:r w:rsidR="00D07AE4">
          <w:rPr>
            <w:rFonts w:ascii="Aptos" w:eastAsia="Times New Roman" w:hAnsi="Aptos" w:cs="Times New Roman"/>
            <w:kern w:val="0"/>
            <w14:ligatures w14:val="none"/>
          </w:rPr>
          <w:t xml:space="preserve"> and </w:t>
        </w:r>
      </w:ins>
      <w:ins w:id="12" w:author="BusyBee" w:date="2025-08-19T09:35:00Z" w16du:dateUtc="2025-08-19T07:35:00Z">
        <w:r w:rsidR="00B85F5D">
          <w:rPr>
            <w:rFonts w:ascii="Aptos" w:eastAsia="Times New Roman" w:hAnsi="Aptos" w:cs="Times New Roman"/>
            <w:kern w:val="0"/>
            <w14:ligatures w14:val="none"/>
          </w:rPr>
          <w:t>“Willingness</w:t>
        </w:r>
      </w:ins>
      <w:ins w:id="13" w:author="BusyBee" w:date="2025-08-19T09:34:00Z" w16du:dateUtc="2025-08-19T07:34:00Z">
        <w:r w:rsidR="00D07AE4">
          <w:rPr>
            <w:rFonts w:ascii="Aptos" w:eastAsia="Times New Roman" w:hAnsi="Aptos" w:cs="Times New Roman"/>
            <w:kern w:val="0"/>
            <w14:ligatures w14:val="none"/>
          </w:rPr>
          <w:t xml:space="preserve"> to Pay</w:t>
        </w:r>
      </w:ins>
      <w:ins w:id="14" w:author="BusyBee" w:date="2025-08-19T09:35:00Z" w16du:dateUtc="2025-08-19T07:35:00Z">
        <w:r w:rsidR="00B85F5D">
          <w:rPr>
            <w:rFonts w:ascii="Aptos" w:eastAsia="Times New Roman" w:hAnsi="Aptos" w:cs="Times New Roman"/>
            <w:kern w:val="0"/>
            <w14:ligatures w14:val="none"/>
          </w:rPr>
          <w:t>”</w:t>
        </w:r>
      </w:ins>
      <w:ins w:id="15" w:author="BusyBee" w:date="2025-08-19T09:34:00Z" w16du:dateUtc="2025-08-19T07:34:00Z">
        <w:r w:rsidR="00D07AE4">
          <w:rPr>
            <w:rFonts w:ascii="Aptos" w:eastAsia="Times New Roman" w:hAnsi="Aptos" w:cs="Times New Roman"/>
            <w:kern w:val="0"/>
            <w14:ligatures w14:val="none"/>
          </w:rPr>
          <w:t xml:space="preserve"> studi</w:t>
        </w:r>
      </w:ins>
      <w:ins w:id="16" w:author="BusyBee" w:date="2025-08-19T09:35:00Z" w16du:dateUtc="2025-08-19T07:35:00Z">
        <w:r w:rsidR="00D07AE4">
          <w:rPr>
            <w:rFonts w:ascii="Aptos" w:eastAsia="Times New Roman" w:hAnsi="Aptos" w:cs="Times New Roman"/>
            <w:kern w:val="0"/>
            <w14:ligatures w14:val="none"/>
          </w:rPr>
          <w:t xml:space="preserve">es </w:t>
        </w:r>
        <w:r w:rsidR="003068CB">
          <w:rPr>
            <w:rFonts w:ascii="Aptos" w:eastAsia="Times New Roman" w:hAnsi="Aptos" w:cs="Times New Roman"/>
            <w:kern w:val="0"/>
            <w14:ligatures w14:val="none"/>
          </w:rPr>
          <w:t xml:space="preserve">conducted in the last </w:t>
        </w:r>
        <w:r w:rsidR="00B85F5D">
          <w:rPr>
            <w:rFonts w:ascii="Aptos" w:eastAsia="Times New Roman" w:hAnsi="Aptos" w:cs="Times New Roman"/>
            <w:kern w:val="0"/>
            <w14:ligatures w14:val="none"/>
          </w:rPr>
          <w:t>3 years</w:t>
        </w:r>
      </w:ins>
      <w:r w:rsidRPr="00DB37C8">
        <w:rPr>
          <w:rFonts w:ascii="Aptos" w:eastAsia="Times New Roman" w:hAnsi="Aptos" w:cs="Times New Roman"/>
          <w:kern w:val="0"/>
          <w14:ligatures w14:val="none"/>
        </w:rPr>
        <w:t xml:space="preserve"> reveals high satisfaction among users and strong demand signals from new geographies</w:t>
      </w:r>
      <w:ins w:id="17" w:author="BusyBee" w:date="2025-08-19T09:34:00Z" w16du:dateUtc="2025-08-19T07:34:00Z">
        <w:r w:rsidR="00D07AE4">
          <w:rPr>
            <w:rFonts w:ascii="Aptos" w:eastAsia="Times New Roman" w:hAnsi="Aptos" w:cs="Times New Roman"/>
            <w:kern w:val="0"/>
            <w14:ligatures w14:val="none"/>
          </w:rPr>
          <w:t xml:space="preserve"> (e.g. Zambia and Malawi)</w:t>
        </w:r>
      </w:ins>
      <w:r w:rsidRPr="00DB37C8">
        <w:rPr>
          <w:rFonts w:ascii="Aptos" w:eastAsia="Times New Roman" w:hAnsi="Aptos" w:cs="Times New Roman"/>
          <w:kern w:val="0"/>
          <w14:ligatures w14:val="none"/>
        </w:rPr>
        <w:t>.</w:t>
      </w:r>
    </w:p>
    <w:p w14:paraId="436EAA47" w14:textId="77777777" w:rsidR="00DB37C8" w:rsidRPr="00DB37C8" w:rsidRDefault="00DB37C8" w:rsidP="00DB37C8">
      <w:pPr>
        <w:spacing w:before="100" w:beforeAutospacing="1" w:after="100" w:afterAutospacing="1" w:line="240" w:lineRule="auto"/>
        <w:outlineLvl w:val="2"/>
        <w:rPr>
          <w:rFonts w:ascii="Aptos" w:eastAsia="Times New Roman" w:hAnsi="Aptos" w:cs="Times New Roman"/>
          <w:kern w:val="0"/>
          <w14:ligatures w14:val="none"/>
        </w:rPr>
      </w:pPr>
    </w:p>
    <w:p w14:paraId="3EAEA6E2" w14:textId="3378FC2A" w:rsidR="00DB37C8" w:rsidRPr="00DB37C8" w:rsidRDefault="00DB37C8" w:rsidP="00DB37C8">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DB37C8">
        <w:rPr>
          <w:rFonts w:ascii="Aptos" w:eastAsia="Times New Roman" w:hAnsi="Aptos" w:cs="Times New Roman"/>
          <w:b/>
          <w:bCs/>
          <w:kern w:val="0"/>
          <w:sz w:val="27"/>
          <w:szCs w:val="27"/>
          <w14:ligatures w14:val="none"/>
        </w:rPr>
        <w:t>Criterion 2: Financial &amp; Operational Sustainability</w:t>
      </w:r>
    </w:p>
    <w:p w14:paraId="07EB6A4F" w14:textId="60BE8A61"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financial model is designed to be sustainable, scalable, and adaptable across delivery contexts (public, private, and PPP). The cornerstone of financial viability is a </w:t>
      </w:r>
      <w:r w:rsidRPr="00DB37C8">
        <w:rPr>
          <w:rFonts w:ascii="Aptos" w:eastAsia="Times New Roman" w:hAnsi="Aptos" w:cs="Times New Roman"/>
          <w:b/>
          <w:bCs/>
          <w:kern w:val="0"/>
          <w14:ligatures w14:val="none"/>
        </w:rPr>
        <w:t>risk-sharing lending mechanism</w:t>
      </w:r>
      <w:r w:rsidRPr="00DB37C8">
        <w:rPr>
          <w:rFonts w:ascii="Aptos" w:eastAsia="Times New Roman" w:hAnsi="Aptos" w:cs="Times New Roman"/>
          <w:kern w:val="0"/>
          <w14:ligatures w14:val="none"/>
        </w:rPr>
        <w:t xml:space="preserve"> being developed by Alliance Bioversity &amp; CIAT under the Soil and Water Accelerator,</w:t>
      </w:r>
      <w:ins w:id="18" w:author="BusyBee" w:date="2025-08-19T09:36:00Z" w16du:dateUtc="2025-08-19T07:36:00Z">
        <w:r w:rsidR="00527FEC">
          <w:rPr>
            <w:rFonts w:ascii="Aptos" w:eastAsia="Times New Roman" w:hAnsi="Aptos" w:cs="Times New Roman"/>
            <w:kern w:val="0"/>
            <w14:ligatures w14:val="none"/>
          </w:rPr>
          <w:t xml:space="preserve"> and CIMMYT </w:t>
        </w:r>
        <w:r w:rsidR="00674DB2">
          <w:rPr>
            <w:rFonts w:ascii="Aptos" w:eastAsia="Times New Roman" w:hAnsi="Aptos" w:cs="Times New Roman"/>
            <w:kern w:val="0"/>
            <w14:ligatures w14:val="none"/>
          </w:rPr>
          <w:t xml:space="preserve">through the </w:t>
        </w:r>
        <w:r w:rsidR="00400BF7">
          <w:rPr>
            <w:rFonts w:ascii="Aptos" w:eastAsia="Times New Roman" w:hAnsi="Aptos" w:cs="Times New Roman"/>
            <w:kern w:val="0"/>
            <w14:ligatures w14:val="none"/>
          </w:rPr>
          <w:t>Mechanization</w:t>
        </w:r>
        <w:r w:rsidR="00674DB2">
          <w:rPr>
            <w:rFonts w:ascii="Aptos" w:eastAsia="Times New Roman" w:hAnsi="Aptos" w:cs="Times New Roman"/>
            <w:kern w:val="0"/>
            <w14:ligatures w14:val="none"/>
          </w:rPr>
          <w:t xml:space="preserve"> and Extension Activity</w:t>
        </w:r>
        <w:r w:rsidR="00400BF7">
          <w:rPr>
            <w:rFonts w:ascii="Aptos" w:eastAsia="Times New Roman" w:hAnsi="Aptos" w:cs="Times New Roman"/>
            <w:kern w:val="0"/>
            <w14:ligatures w14:val="none"/>
          </w:rPr>
          <w:t>,</w:t>
        </w:r>
      </w:ins>
      <w:r w:rsidRPr="00DB37C8">
        <w:rPr>
          <w:rFonts w:ascii="Aptos" w:eastAsia="Times New Roman" w:hAnsi="Aptos" w:cs="Times New Roman"/>
          <w:kern w:val="0"/>
          <w14:ligatures w14:val="none"/>
        </w:rPr>
        <w:t xml:space="preserve"> which enables:</w:t>
      </w:r>
    </w:p>
    <w:p w14:paraId="6D5A038E" w14:textId="5E3639CE" w:rsidR="00DB37C8" w:rsidRPr="00DB37C8" w:rsidRDefault="00DB37C8" w:rsidP="00DB37C8">
      <w:pPr>
        <w:numPr>
          <w:ilvl w:val="0"/>
          <w:numId w:val="3"/>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Down-payment + loan model</w:t>
      </w:r>
      <w:r w:rsidRPr="00DB37C8">
        <w:rPr>
          <w:rFonts w:ascii="Aptos" w:eastAsia="Times New Roman" w:hAnsi="Aptos" w:cs="Times New Roman"/>
          <w:kern w:val="0"/>
          <w14:ligatures w14:val="none"/>
        </w:rPr>
        <w:t xml:space="preserve"> for SPs to acquire mechanization bundles (30% self-financed; 70% financed via SACCOs, banks, </w:t>
      </w:r>
      <w:ins w:id="19" w:author="BusyBee" w:date="2025-08-19T09:35:00Z" w16du:dateUtc="2025-08-19T07:35:00Z">
        <w:r w:rsidR="004B15D8">
          <w:rPr>
            <w:rFonts w:ascii="Aptos" w:eastAsia="Times New Roman" w:hAnsi="Aptos" w:cs="Times New Roman"/>
            <w:kern w:val="0"/>
            <w14:ligatures w14:val="none"/>
          </w:rPr>
          <w:t xml:space="preserve">private sector, </w:t>
        </w:r>
      </w:ins>
      <w:r w:rsidRPr="00DB37C8">
        <w:rPr>
          <w:rFonts w:ascii="Aptos" w:eastAsia="Times New Roman" w:hAnsi="Aptos" w:cs="Times New Roman"/>
          <w:kern w:val="0"/>
          <w14:ligatures w14:val="none"/>
        </w:rPr>
        <w:t>or cooperatives).</w:t>
      </w:r>
    </w:p>
    <w:p w14:paraId="31475AE5" w14:textId="77777777" w:rsidR="00DB37C8" w:rsidRPr="00DB37C8" w:rsidRDefault="00DB37C8" w:rsidP="00DB37C8">
      <w:pPr>
        <w:numPr>
          <w:ilvl w:val="0"/>
          <w:numId w:val="3"/>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Structured repayment via aggregators</w:t>
      </w:r>
      <w:r w:rsidRPr="00DB37C8">
        <w:rPr>
          <w:rFonts w:ascii="Aptos" w:eastAsia="Times New Roman" w:hAnsi="Aptos" w:cs="Times New Roman"/>
          <w:kern w:val="0"/>
          <w14:ligatures w14:val="none"/>
        </w:rPr>
        <w:t>, input/output market contracts, or community-level deduction systems.</w:t>
      </w:r>
    </w:p>
    <w:p w14:paraId="7C447907" w14:textId="13746D7C" w:rsidR="00DB37C8" w:rsidRPr="00DB37C8" w:rsidRDefault="00DB37C8" w:rsidP="00DB37C8">
      <w:pPr>
        <w:numPr>
          <w:ilvl w:val="0"/>
          <w:numId w:val="3"/>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Climate risk insurance</w:t>
      </w:r>
      <w:r w:rsidRPr="00DB37C8">
        <w:rPr>
          <w:rFonts w:ascii="Aptos" w:eastAsia="Times New Roman" w:hAnsi="Aptos" w:cs="Times New Roman"/>
          <w:kern w:val="0"/>
          <w14:ligatures w14:val="none"/>
        </w:rPr>
        <w:t xml:space="preserve"> to protect both farmers and financial institutions.</w:t>
      </w:r>
    </w:p>
    <w:p w14:paraId="6B9C88B3" w14:textId="7498DD40"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Alliance is piloting a </w:t>
      </w:r>
      <w:r w:rsidRPr="00DB37C8">
        <w:rPr>
          <w:rFonts w:ascii="Aptos" w:eastAsia="Times New Roman" w:hAnsi="Aptos" w:cs="Times New Roman"/>
          <w:b/>
          <w:bCs/>
          <w:kern w:val="0"/>
          <w14:ligatures w14:val="none"/>
        </w:rPr>
        <w:t>Climate Smart Asset Lending Product</w:t>
      </w:r>
      <w:r w:rsidRPr="00DB37C8">
        <w:rPr>
          <w:rFonts w:ascii="Aptos" w:eastAsia="Times New Roman" w:hAnsi="Aptos" w:cs="Times New Roman"/>
          <w:kern w:val="0"/>
          <w14:ligatures w14:val="none"/>
        </w:rPr>
        <w:t xml:space="preserve"> that uses SF1 credit scoring, bundled insurance, and digital pre-loaded cards to disburse and recover loans in line with cropping cycles. A risk-sharing facility (RSF) covers 25–65% of potential default risk, de-risking rural finance portfolios for lenders.</w:t>
      </w:r>
    </w:p>
    <w:p w14:paraId="6F352E1D"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Operational sustainability is reinforced through:</w:t>
      </w:r>
    </w:p>
    <w:p w14:paraId="66370EBC" w14:textId="77777777" w:rsidR="00DB37C8" w:rsidRPr="00DB37C8" w:rsidRDefault="00DB37C8" w:rsidP="00DB37C8">
      <w:pPr>
        <w:numPr>
          <w:ilvl w:val="0"/>
          <w:numId w:val="6"/>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Local distributor engagement (equipment provision, maintenance, and training).</w:t>
      </w:r>
    </w:p>
    <w:p w14:paraId="693D3A68" w14:textId="77777777" w:rsidR="00DB37C8" w:rsidRPr="00DB37C8" w:rsidRDefault="00DB37C8" w:rsidP="00DB37C8">
      <w:pPr>
        <w:numPr>
          <w:ilvl w:val="0"/>
          <w:numId w:val="6"/>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Service hubs offering repair services and spare parts.</w:t>
      </w:r>
    </w:p>
    <w:p w14:paraId="6CF68823" w14:textId="77777777" w:rsidR="00DB37C8" w:rsidRDefault="00DB37C8" w:rsidP="00DB37C8">
      <w:pPr>
        <w:numPr>
          <w:ilvl w:val="0"/>
          <w:numId w:val="6"/>
        </w:numPr>
        <w:spacing w:before="100" w:beforeAutospacing="1" w:after="100" w:afterAutospacing="1" w:line="240" w:lineRule="auto"/>
        <w:rPr>
          <w:ins w:id="20" w:author="BusyBee" w:date="2025-08-19T09:37:00Z" w16du:dateUtc="2025-08-19T07:37:00Z"/>
          <w:rFonts w:ascii="Aptos" w:eastAsia="Times New Roman" w:hAnsi="Aptos" w:cs="Times New Roman"/>
          <w:kern w:val="0"/>
          <w14:ligatures w14:val="none"/>
        </w:rPr>
      </w:pPr>
      <w:r w:rsidRPr="00DB37C8">
        <w:rPr>
          <w:rFonts w:ascii="Aptos" w:eastAsia="Times New Roman" w:hAnsi="Aptos" w:cs="Times New Roman"/>
          <w:kern w:val="0"/>
          <w14:ligatures w14:val="none"/>
        </w:rPr>
        <w:t>Technical support from extension systems and CGIAR partners (especially CIMMYT and IWMI).</w:t>
      </w:r>
    </w:p>
    <w:p w14:paraId="6497EE6D" w14:textId="2F65D0AF" w:rsidR="005F7733" w:rsidRPr="00DB37C8" w:rsidRDefault="00E63E89" w:rsidP="00DB37C8">
      <w:pPr>
        <w:numPr>
          <w:ilvl w:val="0"/>
          <w:numId w:val="6"/>
        </w:numPr>
        <w:spacing w:before="100" w:beforeAutospacing="1" w:after="100" w:afterAutospacing="1" w:line="240" w:lineRule="auto"/>
        <w:rPr>
          <w:rFonts w:ascii="Aptos" w:eastAsia="Times New Roman" w:hAnsi="Aptos" w:cs="Times New Roman"/>
          <w:kern w:val="0"/>
          <w14:ligatures w14:val="none"/>
        </w:rPr>
      </w:pPr>
      <w:ins w:id="21" w:author="BusyBee" w:date="2025-08-19T09:37:00Z" w16du:dateUtc="2025-08-19T07:37:00Z">
        <w:r>
          <w:rPr>
            <w:rFonts w:ascii="Aptos" w:eastAsia="Times New Roman" w:hAnsi="Aptos" w:cs="Times New Roman"/>
            <w:kern w:val="0"/>
            <w14:ligatures w14:val="none"/>
          </w:rPr>
          <w:t>Climate-</w:t>
        </w:r>
        <w:r w:rsidR="00F3399F">
          <w:rPr>
            <w:rFonts w:ascii="Aptos" w:eastAsia="Times New Roman" w:hAnsi="Aptos" w:cs="Times New Roman"/>
            <w:kern w:val="0"/>
            <w14:ligatures w14:val="none"/>
          </w:rPr>
          <w:t xml:space="preserve">resilient mechanization options </w:t>
        </w:r>
      </w:ins>
      <w:ins w:id="22" w:author="BusyBee" w:date="2025-08-19T09:38:00Z" w16du:dateUtc="2025-08-19T07:38:00Z">
        <w:r w:rsidR="004A7288">
          <w:rPr>
            <w:rFonts w:ascii="Aptos" w:eastAsia="Times New Roman" w:hAnsi="Aptos" w:cs="Times New Roman"/>
            <w:kern w:val="0"/>
            <w14:ligatures w14:val="none"/>
          </w:rPr>
          <w:t xml:space="preserve">that reduce the risk of crop failure in </w:t>
        </w:r>
        <w:r w:rsidR="0056243F">
          <w:rPr>
            <w:rFonts w:ascii="Aptos" w:eastAsia="Times New Roman" w:hAnsi="Aptos" w:cs="Times New Roman"/>
            <w:kern w:val="0"/>
            <w14:ligatures w14:val="none"/>
          </w:rPr>
          <w:t>drought-prone</w:t>
        </w:r>
        <w:r w:rsidR="004A7288">
          <w:rPr>
            <w:rFonts w:ascii="Aptos" w:eastAsia="Times New Roman" w:hAnsi="Aptos" w:cs="Times New Roman"/>
            <w:kern w:val="0"/>
            <w14:ligatures w14:val="none"/>
          </w:rPr>
          <w:t xml:space="preserve"> areas</w:t>
        </w:r>
      </w:ins>
    </w:p>
    <w:p w14:paraId="2BA1B247" w14:textId="1BC7A76F" w:rsidR="00DB37C8" w:rsidRPr="00DB37C8" w:rsidRDefault="00DB37C8" w:rsidP="00DB37C8">
      <w:pPr>
        <w:numPr>
          <w:ilvl w:val="0"/>
          <w:numId w:val="6"/>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Gender- and youth-sensitive training materials, grounded in WP5 and </w:t>
      </w:r>
      <w:proofErr w:type="spellStart"/>
      <w:r w:rsidRPr="00DB37C8">
        <w:rPr>
          <w:rFonts w:ascii="Aptos" w:eastAsia="Times New Roman" w:hAnsi="Aptos" w:cs="Times New Roman"/>
          <w:kern w:val="0"/>
          <w14:ligatures w14:val="none"/>
        </w:rPr>
        <w:t>GenderUp</w:t>
      </w:r>
      <w:proofErr w:type="spellEnd"/>
      <w:r w:rsidRPr="00DB37C8">
        <w:rPr>
          <w:rFonts w:ascii="Aptos" w:eastAsia="Times New Roman" w:hAnsi="Aptos" w:cs="Times New Roman"/>
          <w:kern w:val="0"/>
          <w14:ligatures w14:val="none"/>
        </w:rPr>
        <w:t xml:space="preserve"> learnings.</w:t>
      </w:r>
    </w:p>
    <w:p w14:paraId="75411D37" w14:textId="34341F10"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The track is aligned with multiple large-scale initiatives (Ukama Ustawi, Soil &amp; Water Accelerator,</w:t>
      </w:r>
      <w:ins w:id="23" w:author="BusyBee" w:date="2025-08-19T09:38:00Z" w16du:dateUtc="2025-08-19T07:38:00Z">
        <w:r w:rsidR="0056243F">
          <w:rPr>
            <w:rFonts w:ascii="Aptos" w:eastAsia="Times New Roman" w:hAnsi="Aptos" w:cs="Times New Roman"/>
            <w:kern w:val="0"/>
            <w14:ligatures w14:val="none"/>
          </w:rPr>
          <w:t xml:space="preserve"> Mechanization and Extension Activity,</w:t>
        </w:r>
      </w:ins>
      <w:r w:rsidRPr="00DB37C8">
        <w:rPr>
          <w:rFonts w:ascii="Aptos" w:eastAsia="Times New Roman" w:hAnsi="Aptos" w:cs="Times New Roman"/>
          <w:kern w:val="0"/>
          <w14:ligatures w14:val="none"/>
        </w:rPr>
        <w:t xml:space="preserve"> </w:t>
      </w:r>
      <w:ins w:id="24" w:author="BusyBee" w:date="2025-08-19T09:39:00Z" w16du:dateUtc="2025-08-19T07:39:00Z">
        <w:r w:rsidR="006E1B85">
          <w:rPr>
            <w:rFonts w:ascii="Aptos" w:eastAsia="Times New Roman" w:hAnsi="Aptos" w:cs="Times New Roman"/>
            <w:kern w:val="0"/>
            <w14:ligatures w14:val="none"/>
          </w:rPr>
          <w:t>FAO-led SIFAZ Project</w:t>
        </w:r>
        <w:r w:rsidR="00ED5030">
          <w:rPr>
            <w:rFonts w:ascii="Aptos" w:eastAsia="Times New Roman" w:hAnsi="Aptos" w:cs="Times New Roman"/>
            <w:kern w:val="0"/>
            <w14:ligatures w14:val="none"/>
          </w:rPr>
          <w:t xml:space="preserve">, </w:t>
        </w:r>
      </w:ins>
      <w:ins w:id="25" w:author="BusyBee" w:date="2025-08-19T09:38:00Z" w16du:dateUtc="2025-08-19T07:38:00Z">
        <w:r w:rsidR="006E1B85">
          <w:rPr>
            <w:rFonts w:ascii="Aptos" w:eastAsia="Times New Roman" w:hAnsi="Aptos" w:cs="Times New Roman"/>
            <w:kern w:val="0"/>
            <w14:ligatures w14:val="none"/>
          </w:rPr>
          <w:t>Mechanization</w:t>
        </w:r>
      </w:ins>
      <w:ins w:id="26" w:author="BusyBee" w:date="2025-08-19T09:39:00Z" w16du:dateUtc="2025-08-19T07:39:00Z">
        <w:r w:rsidR="006E1B85">
          <w:rPr>
            <w:rFonts w:ascii="Aptos" w:eastAsia="Times New Roman" w:hAnsi="Aptos" w:cs="Times New Roman"/>
            <w:kern w:val="0"/>
            <w14:ligatures w14:val="none"/>
          </w:rPr>
          <w:t xml:space="preserve"> strategy in Zambia </w:t>
        </w:r>
      </w:ins>
      <w:r w:rsidRPr="00DB37C8">
        <w:rPr>
          <w:rFonts w:ascii="Aptos" w:eastAsia="Times New Roman" w:hAnsi="Aptos" w:cs="Times New Roman"/>
          <w:kern w:val="0"/>
          <w14:ligatures w14:val="none"/>
        </w:rPr>
        <w:t xml:space="preserve">and </w:t>
      </w:r>
      <w:ins w:id="27" w:author="BusyBee" w:date="2025-08-19T09:39:00Z" w16du:dateUtc="2025-08-19T07:39:00Z">
        <w:r w:rsidR="006E1B85">
          <w:rPr>
            <w:rFonts w:ascii="Aptos" w:eastAsia="Times New Roman" w:hAnsi="Aptos" w:cs="Times New Roman"/>
            <w:kern w:val="0"/>
            <w14:ligatures w14:val="none"/>
          </w:rPr>
          <w:t xml:space="preserve">other </w:t>
        </w:r>
      </w:ins>
      <w:r w:rsidRPr="00DB37C8">
        <w:rPr>
          <w:rFonts w:ascii="Aptos" w:eastAsia="Times New Roman" w:hAnsi="Aptos" w:cs="Times New Roman"/>
          <w:kern w:val="0"/>
          <w14:ligatures w14:val="none"/>
        </w:rPr>
        <w:t xml:space="preserve">country programs), providing leverage, </w:t>
      </w:r>
      <w:ins w:id="28" w:author="BusyBee" w:date="2025-08-19T09:38:00Z" w16du:dateUtc="2025-08-19T07:38:00Z">
        <w:r w:rsidR="006E1B85">
          <w:rPr>
            <w:rFonts w:ascii="Aptos" w:eastAsia="Times New Roman" w:hAnsi="Aptos" w:cs="Times New Roman"/>
            <w:kern w:val="0"/>
            <w14:ligatures w14:val="none"/>
          </w:rPr>
          <w:t>stro</w:t>
        </w:r>
      </w:ins>
      <w:ins w:id="29" w:author="BusyBee" w:date="2025-08-19T09:39:00Z" w16du:dateUtc="2025-08-19T07:39:00Z">
        <w:r w:rsidR="006E1B85">
          <w:rPr>
            <w:rFonts w:ascii="Aptos" w:eastAsia="Times New Roman" w:hAnsi="Aptos" w:cs="Times New Roman"/>
            <w:kern w:val="0"/>
            <w14:ligatures w14:val="none"/>
          </w:rPr>
          <w:t>n</w:t>
        </w:r>
      </w:ins>
      <w:ins w:id="30" w:author="BusyBee" w:date="2025-08-19T09:38:00Z" w16du:dateUtc="2025-08-19T07:38:00Z">
        <w:r w:rsidR="006E1B85">
          <w:rPr>
            <w:rFonts w:ascii="Aptos" w:eastAsia="Times New Roman" w:hAnsi="Aptos" w:cs="Times New Roman"/>
            <w:kern w:val="0"/>
            <w14:ligatures w14:val="none"/>
          </w:rPr>
          <w:t xml:space="preserve">g </w:t>
        </w:r>
      </w:ins>
      <w:r w:rsidRPr="00DB37C8">
        <w:rPr>
          <w:rFonts w:ascii="Aptos" w:eastAsia="Times New Roman" w:hAnsi="Aptos" w:cs="Times New Roman"/>
          <w:kern w:val="0"/>
          <w14:ligatures w14:val="none"/>
        </w:rPr>
        <w:t>policy backing, and potential co-financing. Letters of interest from BancABC</w:t>
      </w:r>
      <w:ins w:id="31" w:author="BusyBee" w:date="2025-08-19T09:39:00Z" w16du:dateUtc="2025-08-19T07:39:00Z">
        <w:r w:rsidR="00314FF3">
          <w:rPr>
            <w:rFonts w:ascii="Aptos" w:eastAsia="Times New Roman" w:hAnsi="Aptos" w:cs="Times New Roman"/>
            <w:kern w:val="0"/>
            <w14:ligatures w14:val="none"/>
          </w:rPr>
          <w:t xml:space="preserve">, </w:t>
        </w:r>
      </w:ins>
      <w:ins w:id="32" w:author="BusyBee" w:date="2025-08-19T10:15:00Z" w16du:dateUtc="2025-08-19T08:15:00Z">
        <w:r w:rsidR="00F248AE">
          <w:rPr>
            <w:rFonts w:ascii="Aptos" w:eastAsia="Times New Roman" w:hAnsi="Aptos" w:cs="Times New Roman"/>
            <w:kern w:val="0"/>
            <w14:ligatures w14:val="none"/>
          </w:rPr>
          <w:t>CBZ</w:t>
        </w:r>
      </w:ins>
      <w:ins w:id="33" w:author="BusyBee" w:date="2025-08-19T09:39:00Z" w16du:dateUtc="2025-08-19T07:39:00Z">
        <w:r w:rsidR="00314FF3">
          <w:rPr>
            <w:rFonts w:ascii="Aptos" w:eastAsia="Times New Roman" w:hAnsi="Aptos" w:cs="Times New Roman"/>
            <w:kern w:val="0"/>
            <w14:ligatures w14:val="none"/>
          </w:rPr>
          <w:t xml:space="preserve"> and </w:t>
        </w:r>
        <w:r w:rsidR="0043047F">
          <w:rPr>
            <w:rFonts w:ascii="Aptos" w:eastAsia="Times New Roman" w:hAnsi="Aptos" w:cs="Times New Roman"/>
            <w:kern w:val="0"/>
            <w14:ligatures w14:val="none"/>
          </w:rPr>
          <w:t xml:space="preserve">Generation </w:t>
        </w:r>
      </w:ins>
      <w:ins w:id="34" w:author="BusyBee" w:date="2025-08-19T10:17:00Z" w16du:dateUtc="2025-08-19T08:17:00Z">
        <w:r w:rsidR="00F76A33">
          <w:rPr>
            <w:rFonts w:ascii="Aptos" w:eastAsia="Times New Roman" w:hAnsi="Aptos" w:cs="Times New Roman"/>
            <w:kern w:val="0"/>
            <w14:ligatures w14:val="none"/>
          </w:rPr>
          <w:t xml:space="preserve">Impact </w:t>
        </w:r>
      </w:ins>
      <w:ins w:id="35" w:author="BusyBee" w:date="2025-08-19T09:39:00Z" w16du:dateUtc="2025-08-19T07:39:00Z">
        <w:r w:rsidR="0043047F">
          <w:rPr>
            <w:rFonts w:ascii="Aptos" w:eastAsia="Times New Roman" w:hAnsi="Aptos" w:cs="Times New Roman"/>
            <w:kern w:val="0"/>
            <w14:ligatures w14:val="none"/>
          </w:rPr>
          <w:t>F</w:t>
        </w:r>
      </w:ins>
      <w:ins w:id="36" w:author="BusyBee" w:date="2025-08-19T10:15:00Z" w16du:dateUtc="2025-08-19T08:15:00Z">
        <w:r w:rsidR="00E6188C">
          <w:rPr>
            <w:rFonts w:ascii="Aptos" w:eastAsia="Times New Roman" w:hAnsi="Aptos" w:cs="Times New Roman"/>
            <w:kern w:val="0"/>
            <w14:ligatures w14:val="none"/>
          </w:rPr>
          <w:t>inanc</w:t>
        </w:r>
      </w:ins>
      <w:ins w:id="37" w:author="BusyBee" w:date="2025-08-19T10:17:00Z" w16du:dateUtc="2025-08-19T08:17:00Z">
        <w:r w:rsidR="00F76A33">
          <w:rPr>
            <w:rFonts w:ascii="Aptos" w:eastAsia="Times New Roman" w:hAnsi="Aptos" w:cs="Times New Roman"/>
            <w:kern w:val="0"/>
            <w14:ligatures w14:val="none"/>
          </w:rPr>
          <w:t>e</w:t>
        </w:r>
      </w:ins>
      <w:ins w:id="38" w:author="BusyBee" w:date="2025-08-19T09:39:00Z" w16du:dateUtc="2025-08-19T07:39:00Z">
        <w:r w:rsidR="0043047F">
          <w:rPr>
            <w:rFonts w:ascii="Aptos" w:eastAsia="Times New Roman" w:hAnsi="Aptos" w:cs="Times New Roman"/>
            <w:kern w:val="0"/>
            <w14:ligatures w14:val="none"/>
          </w:rPr>
          <w:t xml:space="preserve"> </w:t>
        </w:r>
      </w:ins>
      <w:del w:id="39" w:author="BusyBee" w:date="2025-08-19T09:47:00Z" w16du:dateUtc="2025-08-19T07:47:00Z">
        <w:r w:rsidRPr="00DB37C8" w:rsidDel="00241643">
          <w:rPr>
            <w:rFonts w:ascii="Aptos" w:eastAsia="Times New Roman" w:hAnsi="Aptos" w:cs="Times New Roman"/>
            <w:kern w:val="0"/>
            <w14:ligatures w14:val="none"/>
          </w:rPr>
          <w:delText xml:space="preserve"> </w:delText>
        </w:r>
      </w:del>
      <w:r w:rsidRPr="00DB37C8">
        <w:rPr>
          <w:rFonts w:ascii="Aptos" w:eastAsia="Times New Roman" w:hAnsi="Aptos" w:cs="Times New Roman"/>
          <w:kern w:val="0"/>
          <w14:ligatures w14:val="none"/>
        </w:rPr>
        <w:t xml:space="preserve">and national </w:t>
      </w:r>
      <w:ins w:id="40" w:author="BusyBee" w:date="2025-08-19T10:17:00Z" w16du:dateUtc="2025-08-19T08:17:00Z">
        <w:r w:rsidR="00F76A33">
          <w:rPr>
            <w:rFonts w:ascii="Aptos" w:eastAsia="Times New Roman" w:hAnsi="Aptos" w:cs="Times New Roman"/>
            <w:kern w:val="0"/>
            <w14:ligatures w14:val="none"/>
          </w:rPr>
          <w:t>M</w:t>
        </w:r>
      </w:ins>
      <w:del w:id="41" w:author="BusyBee" w:date="2025-08-19T10:17:00Z" w16du:dateUtc="2025-08-19T08:17:00Z">
        <w:r w:rsidRPr="00DB37C8" w:rsidDel="00F76A33">
          <w:rPr>
            <w:rFonts w:ascii="Aptos" w:eastAsia="Times New Roman" w:hAnsi="Aptos" w:cs="Times New Roman"/>
            <w:kern w:val="0"/>
            <w14:ligatures w14:val="none"/>
          </w:rPr>
          <w:delText>m</w:delText>
        </w:r>
      </w:del>
      <w:r w:rsidRPr="00DB37C8">
        <w:rPr>
          <w:rFonts w:ascii="Aptos" w:eastAsia="Times New Roman" w:hAnsi="Aptos" w:cs="Times New Roman"/>
          <w:kern w:val="0"/>
          <w14:ligatures w14:val="none"/>
        </w:rPr>
        <w:t>inistries have been secured in Zimbabwe and Zambia.</w:t>
      </w:r>
    </w:p>
    <w:p w14:paraId="5E0AB580" w14:textId="556F0D76" w:rsidR="00DB37C8" w:rsidRPr="00DB37C8" w:rsidRDefault="00DB37C8" w:rsidP="00DB37C8">
      <w:pPr>
        <w:spacing w:after="0" w:line="240" w:lineRule="auto"/>
        <w:rPr>
          <w:rFonts w:ascii="Aptos" w:eastAsia="Times New Roman" w:hAnsi="Aptos" w:cs="Times New Roman"/>
          <w:kern w:val="0"/>
          <w14:ligatures w14:val="none"/>
        </w:rPr>
      </w:pPr>
    </w:p>
    <w:p w14:paraId="5BE1C657" w14:textId="77777777" w:rsidR="00DB37C8" w:rsidRPr="00DB37C8" w:rsidRDefault="00DB37C8" w:rsidP="00DB37C8">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DB37C8">
        <w:rPr>
          <w:rFonts w:ascii="Aptos" w:eastAsia="Times New Roman" w:hAnsi="Aptos" w:cs="Times New Roman"/>
          <w:b/>
          <w:bCs/>
          <w:kern w:val="0"/>
          <w:sz w:val="27"/>
          <w:szCs w:val="27"/>
          <w14:ligatures w14:val="none"/>
        </w:rPr>
        <w:t>Criterion 3: Scaling Trajectory, SOM &amp; Responsible Scaling</w:t>
      </w:r>
    </w:p>
    <w:p w14:paraId="70ECE8D5"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scaling pathway targets a </w:t>
      </w:r>
      <w:r w:rsidRPr="00DB37C8">
        <w:rPr>
          <w:rFonts w:ascii="Aptos" w:eastAsia="Times New Roman" w:hAnsi="Aptos" w:cs="Times New Roman"/>
          <w:b/>
          <w:bCs/>
          <w:kern w:val="0"/>
          <w14:ligatures w14:val="none"/>
        </w:rPr>
        <w:t>Serviceable Obtainable Market (SOM)</w:t>
      </w:r>
      <w:r w:rsidRPr="00DB37C8">
        <w:rPr>
          <w:rFonts w:ascii="Aptos" w:eastAsia="Times New Roman" w:hAnsi="Aptos" w:cs="Times New Roman"/>
          <w:kern w:val="0"/>
          <w14:ligatures w14:val="none"/>
        </w:rPr>
        <w:t xml:space="preserve"> of:</w:t>
      </w:r>
    </w:p>
    <w:p w14:paraId="4BAD342E" w14:textId="106A2BEF" w:rsidR="00DB37C8" w:rsidRPr="00DB37C8" w:rsidRDefault="008853D2" w:rsidP="00DB37C8">
      <w:pPr>
        <w:numPr>
          <w:ilvl w:val="0"/>
          <w:numId w:val="8"/>
        </w:numPr>
        <w:spacing w:before="100" w:beforeAutospacing="1" w:after="100" w:afterAutospacing="1" w:line="240" w:lineRule="auto"/>
        <w:rPr>
          <w:rFonts w:ascii="Aptos" w:eastAsia="Times New Roman" w:hAnsi="Aptos" w:cs="Times New Roman"/>
          <w:kern w:val="0"/>
          <w14:ligatures w14:val="none"/>
        </w:rPr>
      </w:pPr>
      <w:ins w:id="42" w:author="BusyBee" w:date="2025-08-19T10:06:00Z" w16du:dateUtc="2025-08-19T08:06:00Z">
        <w:r>
          <w:rPr>
            <w:rFonts w:ascii="Aptos" w:eastAsia="Times New Roman" w:hAnsi="Aptos" w:cs="Times New Roman"/>
            <w:b/>
            <w:bCs/>
            <w:kern w:val="0"/>
            <w14:ligatures w14:val="none"/>
          </w:rPr>
          <w:t>1</w:t>
        </w:r>
      </w:ins>
      <w:del w:id="43" w:author="BusyBee" w:date="2025-08-19T10:06:00Z" w16du:dateUtc="2025-08-19T08:06:00Z">
        <w:r w:rsidR="00DB37C8" w:rsidRPr="00DB37C8" w:rsidDel="008853D2">
          <w:rPr>
            <w:rFonts w:ascii="Aptos" w:eastAsia="Times New Roman" w:hAnsi="Aptos" w:cs="Times New Roman"/>
            <w:b/>
            <w:bCs/>
            <w:kern w:val="0"/>
            <w14:ligatures w14:val="none"/>
          </w:rPr>
          <w:delText>2,</w:delText>
        </w:r>
      </w:del>
      <w:r w:rsidR="00DB37C8" w:rsidRPr="00DB37C8">
        <w:rPr>
          <w:rFonts w:ascii="Aptos" w:eastAsia="Times New Roman" w:hAnsi="Aptos" w:cs="Times New Roman"/>
          <w:b/>
          <w:bCs/>
          <w:kern w:val="0"/>
          <w14:ligatures w14:val="none"/>
        </w:rPr>
        <w:t>000 service providers (SPs)</w:t>
      </w:r>
      <w:r w:rsidR="00DB37C8" w:rsidRPr="00DB37C8">
        <w:rPr>
          <w:rFonts w:ascii="Aptos" w:eastAsia="Times New Roman" w:hAnsi="Aptos" w:cs="Times New Roman"/>
          <w:kern w:val="0"/>
          <w14:ligatures w14:val="none"/>
        </w:rPr>
        <w:t xml:space="preserve"> supported across Zimbabwe and Zambia by 2026.</w:t>
      </w:r>
    </w:p>
    <w:p w14:paraId="4EB7ABD7" w14:textId="77777777" w:rsidR="00DB37C8" w:rsidRPr="00DB37C8" w:rsidRDefault="00DB37C8" w:rsidP="00DB37C8">
      <w:pPr>
        <w:numPr>
          <w:ilvl w:val="0"/>
          <w:numId w:val="8"/>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100,000+ smallholder farmers</w:t>
      </w:r>
      <w:r w:rsidRPr="00DB37C8">
        <w:rPr>
          <w:rFonts w:ascii="Aptos" w:eastAsia="Times New Roman" w:hAnsi="Aptos" w:cs="Times New Roman"/>
          <w:kern w:val="0"/>
          <w14:ligatures w14:val="none"/>
        </w:rPr>
        <w:t xml:space="preserve"> reached with mechanization services by 2028.</w:t>
      </w:r>
    </w:p>
    <w:p w14:paraId="29539106" w14:textId="17D77D36" w:rsidR="00DB37C8" w:rsidRPr="00DB37C8" w:rsidRDefault="00DB37C8" w:rsidP="00DB37C8">
      <w:pPr>
        <w:numPr>
          <w:ilvl w:val="0"/>
          <w:numId w:val="8"/>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Potential replication in Malawi, Kenya, and Ethiopia in subsequent phases.</w:t>
      </w:r>
    </w:p>
    <w:p w14:paraId="4CB1F070" w14:textId="40EB3D29"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The innovation currently sits at </w:t>
      </w:r>
      <w:commentRangeStart w:id="44"/>
      <w:r w:rsidRPr="00DB37C8">
        <w:rPr>
          <w:rFonts w:ascii="Aptos" w:eastAsia="Times New Roman" w:hAnsi="Aptos" w:cs="Times New Roman"/>
          <w:b/>
          <w:bCs/>
          <w:kern w:val="0"/>
          <w14:ligatures w14:val="none"/>
        </w:rPr>
        <w:t>Scaling Readiness Level 5–6</w:t>
      </w:r>
      <w:r w:rsidRPr="00DB37C8">
        <w:rPr>
          <w:rFonts w:ascii="Aptos" w:eastAsia="Times New Roman" w:hAnsi="Aptos" w:cs="Times New Roman"/>
          <w:kern w:val="0"/>
          <w14:ligatures w14:val="none"/>
        </w:rPr>
        <w:t xml:space="preserve">, </w:t>
      </w:r>
      <w:commentRangeEnd w:id="44"/>
      <w:r w:rsidR="00C02B67">
        <w:rPr>
          <w:rStyle w:val="CommentReference"/>
        </w:rPr>
        <w:commentReference w:id="44"/>
      </w:r>
      <w:r w:rsidRPr="00DB37C8">
        <w:rPr>
          <w:rFonts w:ascii="Aptos" w:eastAsia="Times New Roman" w:hAnsi="Aptos" w:cs="Times New Roman"/>
          <w:kern w:val="0"/>
          <w14:ligatures w14:val="none"/>
        </w:rPr>
        <w:t>with clear bottlenecks identified through IPSR packaging workshops and a prioritized action plan in place. Key dependencies include public policy support for mechanization (e.g., Ministry-led digital registration of SPs), gender and youth engagement protocols, financing frameworks, and localized repair infrastructure. These are being addressed through multi-stakeholder engagements and donor-backed facilitation.</w:t>
      </w:r>
    </w:p>
    <w:p w14:paraId="6161CFD4"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Responsible scaling is a core pillar. Key measures include:</w:t>
      </w:r>
    </w:p>
    <w:p w14:paraId="006EDB60" w14:textId="77777777" w:rsidR="00DB37C8" w:rsidRPr="00DB37C8" w:rsidRDefault="00DB37C8" w:rsidP="00DB37C8">
      <w:pPr>
        <w:numPr>
          <w:ilvl w:val="0"/>
          <w:numId w:val="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 xml:space="preserve">Use of </w:t>
      </w:r>
      <w:proofErr w:type="spellStart"/>
      <w:r w:rsidRPr="00DB37C8">
        <w:rPr>
          <w:rFonts w:ascii="Aptos" w:eastAsia="Times New Roman" w:hAnsi="Aptos" w:cs="Times New Roman"/>
          <w:b/>
          <w:bCs/>
          <w:kern w:val="0"/>
          <w14:ligatures w14:val="none"/>
        </w:rPr>
        <w:t>GenderUp</w:t>
      </w:r>
      <w:proofErr w:type="spellEnd"/>
      <w:r w:rsidRPr="00DB37C8">
        <w:rPr>
          <w:rFonts w:ascii="Aptos" w:eastAsia="Times New Roman" w:hAnsi="Aptos" w:cs="Times New Roman"/>
          <w:kern w:val="0"/>
          <w14:ligatures w14:val="none"/>
        </w:rPr>
        <w:t xml:space="preserve"> participatory methods to co-design gender-inclusive and youth-responsive scaling strategies.</w:t>
      </w:r>
    </w:p>
    <w:p w14:paraId="37E29FCF" w14:textId="36FA0AE2" w:rsidR="00DB37C8" w:rsidRPr="00DB37C8" w:rsidRDefault="00DB37C8" w:rsidP="00DB37C8">
      <w:pPr>
        <w:numPr>
          <w:ilvl w:val="0"/>
          <w:numId w:val="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Integration of </w:t>
      </w:r>
      <w:r w:rsidRPr="00DB37C8">
        <w:rPr>
          <w:rFonts w:ascii="Aptos" w:eastAsia="Times New Roman" w:hAnsi="Aptos" w:cs="Times New Roman"/>
          <w:b/>
          <w:bCs/>
          <w:kern w:val="0"/>
          <w14:ligatures w14:val="none"/>
        </w:rPr>
        <w:t>conservation agriculture</w:t>
      </w:r>
      <w:r w:rsidRPr="00DB37C8">
        <w:rPr>
          <w:rFonts w:ascii="Aptos" w:eastAsia="Times New Roman" w:hAnsi="Aptos" w:cs="Times New Roman"/>
          <w:kern w:val="0"/>
          <w14:ligatures w14:val="none"/>
        </w:rPr>
        <w:t xml:space="preserve"> practices to ensure environmental sustainability</w:t>
      </w:r>
      <w:ins w:id="45" w:author="BusyBee" w:date="2025-08-19T10:07:00Z" w16du:dateUtc="2025-08-19T08:07:00Z">
        <w:r w:rsidR="00087043">
          <w:rPr>
            <w:rFonts w:ascii="Aptos" w:eastAsia="Times New Roman" w:hAnsi="Aptos" w:cs="Times New Roman"/>
            <w:kern w:val="0"/>
            <w14:ligatures w14:val="none"/>
          </w:rPr>
          <w:t xml:space="preserve"> and</w:t>
        </w:r>
        <w:r w:rsidR="00517EF4">
          <w:rPr>
            <w:rFonts w:ascii="Aptos" w:eastAsia="Times New Roman" w:hAnsi="Aptos" w:cs="Times New Roman"/>
            <w:kern w:val="0"/>
            <w14:ligatures w14:val="none"/>
          </w:rPr>
          <w:t xml:space="preserve"> alignment with Governmental strategies </w:t>
        </w:r>
      </w:ins>
      <w:ins w:id="46" w:author="BusyBee" w:date="2025-08-19T10:08:00Z" w16du:dateUtc="2025-08-19T08:08:00Z">
        <w:r w:rsidR="00517EF4">
          <w:rPr>
            <w:rFonts w:ascii="Aptos" w:eastAsia="Times New Roman" w:hAnsi="Aptos" w:cs="Times New Roman"/>
            <w:kern w:val="0"/>
            <w14:ligatures w14:val="none"/>
          </w:rPr>
          <w:t>(Pfumvudza</w:t>
        </w:r>
        <w:r w:rsidR="003E3BAD">
          <w:rPr>
            <w:rFonts w:ascii="Aptos" w:eastAsia="Times New Roman" w:hAnsi="Aptos" w:cs="Times New Roman"/>
            <w:kern w:val="0"/>
            <w14:ligatures w14:val="none"/>
          </w:rPr>
          <w:t>/Intwasa Presidential Initiative</w:t>
        </w:r>
        <w:r w:rsidR="009A014B">
          <w:rPr>
            <w:rFonts w:ascii="Aptos" w:eastAsia="Times New Roman" w:hAnsi="Aptos" w:cs="Times New Roman"/>
            <w:kern w:val="0"/>
            <w14:ligatures w14:val="none"/>
          </w:rPr>
          <w:t>, Mechanization strategy in Zambia</w:t>
        </w:r>
        <w:r w:rsidR="003E3BAD">
          <w:rPr>
            <w:rFonts w:ascii="Aptos" w:eastAsia="Times New Roman" w:hAnsi="Aptos" w:cs="Times New Roman"/>
            <w:kern w:val="0"/>
            <w14:ligatures w14:val="none"/>
          </w:rPr>
          <w:t>)</w:t>
        </w:r>
      </w:ins>
      <w:r w:rsidRPr="00DB37C8">
        <w:rPr>
          <w:rFonts w:ascii="Aptos" w:eastAsia="Times New Roman" w:hAnsi="Aptos" w:cs="Times New Roman"/>
          <w:kern w:val="0"/>
          <w14:ligatures w14:val="none"/>
        </w:rPr>
        <w:t>.</w:t>
      </w:r>
    </w:p>
    <w:p w14:paraId="0C1988F1" w14:textId="77777777" w:rsidR="00DB37C8" w:rsidRDefault="00DB37C8" w:rsidP="00DB37C8">
      <w:pPr>
        <w:numPr>
          <w:ilvl w:val="0"/>
          <w:numId w:val="1"/>
        </w:numPr>
        <w:spacing w:before="100" w:beforeAutospacing="1" w:after="100" w:afterAutospacing="1" w:line="240" w:lineRule="auto"/>
        <w:rPr>
          <w:ins w:id="47" w:author="BusyBee" w:date="2025-08-19T10:08:00Z" w16du:dateUtc="2025-08-19T08:08:00Z"/>
          <w:rFonts w:ascii="Aptos" w:eastAsia="Times New Roman" w:hAnsi="Aptos" w:cs="Times New Roman"/>
          <w:kern w:val="0"/>
          <w14:ligatures w14:val="none"/>
        </w:rPr>
      </w:pPr>
      <w:r w:rsidRPr="00DB37C8">
        <w:rPr>
          <w:rFonts w:ascii="Aptos" w:eastAsia="Times New Roman" w:hAnsi="Aptos" w:cs="Times New Roman"/>
          <w:kern w:val="0"/>
          <w14:ligatures w14:val="none"/>
        </w:rPr>
        <w:t>Addressing power asymmetries and market risk through cooperative structures and inclusive finance.</w:t>
      </w:r>
    </w:p>
    <w:p w14:paraId="2E7A0718" w14:textId="6CC4762D" w:rsidR="009A014B" w:rsidRPr="00DB37C8" w:rsidRDefault="009A014B" w:rsidP="00DB37C8">
      <w:pPr>
        <w:numPr>
          <w:ilvl w:val="0"/>
          <w:numId w:val="1"/>
        </w:numPr>
        <w:spacing w:before="100" w:beforeAutospacing="1" w:after="100" w:afterAutospacing="1" w:line="240" w:lineRule="auto"/>
        <w:rPr>
          <w:rFonts w:ascii="Aptos" w:eastAsia="Times New Roman" w:hAnsi="Aptos" w:cs="Times New Roman"/>
          <w:kern w:val="0"/>
          <w14:ligatures w14:val="none"/>
        </w:rPr>
      </w:pPr>
      <w:ins w:id="48" w:author="BusyBee" w:date="2025-08-19T10:08:00Z" w16du:dateUtc="2025-08-19T08:08:00Z">
        <w:r>
          <w:rPr>
            <w:rFonts w:ascii="Aptos" w:eastAsia="Times New Roman" w:hAnsi="Aptos" w:cs="Times New Roman"/>
            <w:kern w:val="0"/>
            <w14:ligatures w14:val="none"/>
          </w:rPr>
          <w:t xml:space="preserve">Use of digital </w:t>
        </w:r>
      </w:ins>
      <w:ins w:id="49" w:author="BusyBee" w:date="2025-08-19T10:09:00Z" w16du:dateUtc="2025-08-19T08:09:00Z">
        <w:r>
          <w:rPr>
            <w:rFonts w:ascii="Aptos" w:eastAsia="Times New Roman" w:hAnsi="Aptos" w:cs="Times New Roman"/>
            <w:kern w:val="0"/>
            <w14:ligatures w14:val="none"/>
          </w:rPr>
          <w:t xml:space="preserve">booking tools </w:t>
        </w:r>
        <w:r w:rsidR="0016190F">
          <w:rPr>
            <w:rFonts w:ascii="Aptos" w:eastAsia="Times New Roman" w:hAnsi="Aptos" w:cs="Times New Roman"/>
            <w:kern w:val="0"/>
            <w14:ligatures w14:val="none"/>
          </w:rPr>
          <w:t>during the agriculture calendar to connect customers and service providers</w:t>
        </w:r>
      </w:ins>
    </w:p>
    <w:p w14:paraId="0D9F6392" w14:textId="7B66B27D" w:rsidR="00DB37C8" w:rsidRPr="00DB37C8" w:rsidRDefault="00DB37C8" w:rsidP="00DB37C8">
      <w:pPr>
        <w:numPr>
          <w:ilvl w:val="0"/>
          <w:numId w:val="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A monitoring and feedback loop (via SP networks and government partners) for adaptive scaling and safeguarding mechanisms.</w:t>
      </w:r>
    </w:p>
    <w:p w14:paraId="36BB8B24"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Milestones: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4"/>
        <w:gridCol w:w="1224"/>
        <w:gridCol w:w="4175"/>
      </w:tblGrid>
      <w:tr w:rsidR="00DB37C8" w:rsidRPr="00DB37C8" w14:paraId="3FC8A285" w14:textId="77777777" w:rsidTr="00DB37C8">
        <w:trPr>
          <w:tblHeader/>
          <w:tblCellSpacing w:w="15" w:type="dxa"/>
        </w:trPr>
        <w:tc>
          <w:tcPr>
            <w:tcW w:w="0" w:type="auto"/>
            <w:vAlign w:val="center"/>
            <w:hideMark/>
          </w:tcPr>
          <w:p w14:paraId="37B0D0F3" w14:textId="77777777" w:rsidR="00DB37C8" w:rsidRPr="00DB37C8" w:rsidRDefault="00DB37C8" w:rsidP="00DB37C8">
            <w:pPr>
              <w:spacing w:before="100" w:beforeAutospacing="1" w:after="100" w:afterAutospacing="1" w:line="240" w:lineRule="auto"/>
              <w:jc w:val="center"/>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Milestone</w:t>
            </w:r>
          </w:p>
        </w:tc>
        <w:tc>
          <w:tcPr>
            <w:tcW w:w="0" w:type="auto"/>
            <w:vAlign w:val="center"/>
            <w:hideMark/>
          </w:tcPr>
          <w:p w14:paraId="154CCE93" w14:textId="77777777" w:rsidR="00DB37C8" w:rsidRPr="00DB37C8" w:rsidRDefault="00DB37C8" w:rsidP="00DB37C8">
            <w:pPr>
              <w:spacing w:before="100" w:beforeAutospacing="1" w:after="100" w:afterAutospacing="1" w:line="240" w:lineRule="auto"/>
              <w:jc w:val="center"/>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Target Year</w:t>
            </w:r>
          </w:p>
        </w:tc>
        <w:tc>
          <w:tcPr>
            <w:tcW w:w="0" w:type="auto"/>
            <w:vAlign w:val="center"/>
            <w:hideMark/>
          </w:tcPr>
          <w:p w14:paraId="3E9D9E24" w14:textId="77777777" w:rsidR="00DB37C8" w:rsidRPr="00DB37C8" w:rsidRDefault="00DB37C8" w:rsidP="00DB37C8">
            <w:pPr>
              <w:spacing w:before="100" w:beforeAutospacing="1" w:after="100" w:afterAutospacing="1" w:line="240" w:lineRule="auto"/>
              <w:jc w:val="center"/>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Indicator</w:t>
            </w:r>
          </w:p>
        </w:tc>
      </w:tr>
      <w:tr w:rsidR="00DB37C8" w:rsidRPr="00DB37C8" w14:paraId="344293BF" w14:textId="77777777" w:rsidTr="00DB37C8">
        <w:trPr>
          <w:tblCellSpacing w:w="15" w:type="dxa"/>
        </w:trPr>
        <w:tc>
          <w:tcPr>
            <w:tcW w:w="0" w:type="auto"/>
            <w:vAlign w:val="center"/>
            <w:hideMark/>
          </w:tcPr>
          <w:p w14:paraId="0F0FA12F" w14:textId="0C638A5E" w:rsidR="00DB37C8" w:rsidRPr="00DB37C8" w:rsidRDefault="00F962DB" w:rsidP="00DB37C8">
            <w:pPr>
              <w:spacing w:before="100" w:beforeAutospacing="1" w:after="100" w:afterAutospacing="1" w:line="240" w:lineRule="auto"/>
              <w:rPr>
                <w:rFonts w:ascii="Aptos" w:eastAsia="Times New Roman" w:hAnsi="Aptos" w:cs="Times New Roman"/>
                <w:kern w:val="0"/>
                <w14:ligatures w14:val="none"/>
              </w:rPr>
            </w:pPr>
            <w:ins w:id="50" w:author="BusyBee" w:date="2025-08-19T10:10:00Z" w16du:dateUtc="2025-08-19T08:10:00Z">
              <w:r>
                <w:rPr>
                  <w:rFonts w:ascii="Aptos" w:eastAsia="Times New Roman" w:hAnsi="Aptos" w:cs="Times New Roman"/>
                  <w:kern w:val="0"/>
                  <w14:ligatures w14:val="none"/>
                </w:rPr>
                <w:t>1</w:t>
              </w:r>
            </w:ins>
            <w:del w:id="51" w:author="BusyBee" w:date="2025-08-19T10:10:00Z" w16du:dateUtc="2025-08-19T08:10:00Z">
              <w:r w:rsidR="00DB37C8" w:rsidRPr="00DB37C8" w:rsidDel="00F962DB">
                <w:rPr>
                  <w:rFonts w:ascii="Aptos" w:eastAsia="Times New Roman" w:hAnsi="Aptos" w:cs="Times New Roman"/>
                  <w:kern w:val="0"/>
                  <w14:ligatures w14:val="none"/>
                </w:rPr>
                <w:delText>2</w:delText>
              </w:r>
            </w:del>
            <w:r w:rsidR="00DB37C8" w:rsidRPr="00DB37C8">
              <w:rPr>
                <w:rFonts w:ascii="Aptos" w:eastAsia="Times New Roman" w:hAnsi="Aptos" w:cs="Times New Roman"/>
                <w:kern w:val="0"/>
                <w14:ligatures w14:val="none"/>
              </w:rPr>
              <w:t>,000 SPs trained and equipped</w:t>
            </w:r>
          </w:p>
        </w:tc>
        <w:tc>
          <w:tcPr>
            <w:tcW w:w="0" w:type="auto"/>
            <w:vAlign w:val="center"/>
            <w:hideMark/>
          </w:tcPr>
          <w:p w14:paraId="65A74BE2"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2026</w:t>
            </w:r>
          </w:p>
        </w:tc>
        <w:tc>
          <w:tcPr>
            <w:tcW w:w="0" w:type="auto"/>
            <w:vAlign w:val="center"/>
            <w:hideMark/>
          </w:tcPr>
          <w:p w14:paraId="5E1705B3"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Verified by training records and asset tags</w:t>
            </w:r>
          </w:p>
        </w:tc>
      </w:tr>
      <w:tr w:rsidR="00DB37C8" w:rsidRPr="00DB37C8" w14:paraId="1579EAA3" w14:textId="77777777" w:rsidTr="00DB37C8">
        <w:trPr>
          <w:tblCellSpacing w:w="15" w:type="dxa"/>
        </w:trPr>
        <w:tc>
          <w:tcPr>
            <w:tcW w:w="0" w:type="auto"/>
            <w:vAlign w:val="center"/>
            <w:hideMark/>
          </w:tcPr>
          <w:p w14:paraId="792AD98E"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100,000 farmers served</w:t>
            </w:r>
          </w:p>
        </w:tc>
        <w:tc>
          <w:tcPr>
            <w:tcW w:w="0" w:type="auto"/>
            <w:vAlign w:val="center"/>
            <w:hideMark/>
          </w:tcPr>
          <w:p w14:paraId="7BE90E40"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2027</w:t>
            </w:r>
          </w:p>
        </w:tc>
        <w:tc>
          <w:tcPr>
            <w:tcW w:w="0" w:type="auto"/>
            <w:vAlign w:val="center"/>
            <w:hideMark/>
          </w:tcPr>
          <w:p w14:paraId="36D49C38"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GIS + service logs; household surveys</w:t>
            </w:r>
          </w:p>
        </w:tc>
      </w:tr>
      <w:tr w:rsidR="00DB37C8" w:rsidRPr="00DB37C8" w14:paraId="233A7FD3" w14:textId="77777777" w:rsidTr="00DB37C8">
        <w:trPr>
          <w:tblCellSpacing w:w="15" w:type="dxa"/>
        </w:trPr>
        <w:tc>
          <w:tcPr>
            <w:tcW w:w="0" w:type="auto"/>
            <w:vAlign w:val="center"/>
            <w:hideMark/>
          </w:tcPr>
          <w:p w14:paraId="012B1DF9"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Expanded to 3 additional countries</w:t>
            </w:r>
          </w:p>
        </w:tc>
        <w:tc>
          <w:tcPr>
            <w:tcW w:w="0" w:type="auto"/>
            <w:vAlign w:val="center"/>
            <w:hideMark/>
          </w:tcPr>
          <w:p w14:paraId="6E299A1E"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2028</w:t>
            </w:r>
          </w:p>
        </w:tc>
        <w:tc>
          <w:tcPr>
            <w:tcW w:w="0" w:type="auto"/>
            <w:vAlign w:val="center"/>
            <w:hideMark/>
          </w:tcPr>
          <w:p w14:paraId="4D0A67BC"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proofErr w:type="spellStart"/>
            <w:r w:rsidRPr="00DB37C8">
              <w:rPr>
                <w:rFonts w:ascii="Aptos" w:eastAsia="Times New Roman" w:hAnsi="Aptos" w:cs="Times New Roman"/>
                <w:kern w:val="0"/>
                <w14:ligatures w14:val="none"/>
              </w:rPr>
              <w:t>MoUs</w:t>
            </w:r>
            <w:proofErr w:type="spellEnd"/>
            <w:r w:rsidRPr="00DB37C8">
              <w:rPr>
                <w:rFonts w:ascii="Aptos" w:eastAsia="Times New Roman" w:hAnsi="Aptos" w:cs="Times New Roman"/>
                <w:kern w:val="0"/>
                <w14:ligatures w14:val="none"/>
              </w:rPr>
              <w:t xml:space="preserve"> and implementation plans</w:t>
            </w:r>
          </w:p>
        </w:tc>
      </w:tr>
    </w:tbl>
    <w:p w14:paraId="5DC35AF5" w14:textId="77777777" w:rsidR="009D02C4" w:rsidRPr="00DB37C8" w:rsidRDefault="009D02C4">
      <w:pPr>
        <w:rPr>
          <w:rFonts w:ascii="Aptos" w:hAnsi="Aptos"/>
        </w:rPr>
      </w:pPr>
    </w:p>
    <w:p w14:paraId="149FC181" w14:textId="77777777" w:rsidR="00DB37C8" w:rsidRPr="00DB37C8" w:rsidRDefault="00DB37C8">
      <w:pPr>
        <w:rPr>
          <w:rFonts w:ascii="Aptos" w:hAnsi="Aptos"/>
        </w:rPr>
      </w:pPr>
    </w:p>
    <w:p w14:paraId="2D0762B3" w14:textId="2DDA70C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This solution scaling track is anchored by a strong set of champions across CGIAR, national systems, financial institutions, and private sector actors — each aligned by a shared commitment to scale inclusive mechanization for smallholders.</w:t>
      </w:r>
    </w:p>
    <w:p w14:paraId="31C51B18" w14:textId="77777777" w:rsidR="00DB37C8" w:rsidRPr="00DB37C8" w:rsidRDefault="00DB37C8" w:rsidP="00DB37C8">
      <w:pPr>
        <w:spacing w:before="100" w:beforeAutospacing="1" w:after="100" w:afterAutospacing="1" w:line="240" w:lineRule="auto"/>
        <w:outlineLvl w:val="2"/>
        <w:rPr>
          <w:rFonts w:ascii="Aptos" w:eastAsia="Times New Roman" w:hAnsi="Aptos" w:cs="Times New Roman"/>
          <w:b/>
          <w:bCs/>
          <w:kern w:val="0"/>
          <w:sz w:val="27"/>
          <w:szCs w:val="27"/>
          <w14:ligatures w14:val="none"/>
        </w:rPr>
      </w:pPr>
    </w:p>
    <w:p w14:paraId="53DE4BB9" w14:textId="26D418B8" w:rsidR="00DB37C8" w:rsidRPr="00DB37C8" w:rsidRDefault="00DB37C8" w:rsidP="00DB37C8">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DB37C8">
        <w:rPr>
          <w:rFonts w:ascii="Aptos" w:eastAsia="Times New Roman" w:hAnsi="Aptos" w:cs="Times New Roman"/>
          <w:b/>
          <w:bCs/>
          <w:kern w:val="0"/>
          <w:sz w:val="27"/>
          <w:szCs w:val="27"/>
          <w14:ligatures w14:val="none"/>
        </w:rPr>
        <w:t xml:space="preserve">Criterion 4: Champions &amp; Partner Demand </w:t>
      </w:r>
    </w:p>
    <w:p w14:paraId="0F623C14" w14:textId="6174AB58" w:rsidR="00DB37C8" w:rsidRPr="00DB37C8" w:rsidRDefault="00DB37C8" w:rsidP="00DB37C8">
      <w:pPr>
        <w:spacing w:before="100" w:beforeAutospacing="1" w:after="100" w:afterAutospacing="1" w:line="240" w:lineRule="auto"/>
        <w:outlineLvl w:val="3"/>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Internal Champions (CGIAR)</w:t>
      </w:r>
    </w:p>
    <w:p w14:paraId="46A796F1" w14:textId="77777777" w:rsidR="00DB37C8" w:rsidRPr="00DB37C8" w:rsidRDefault="00DB37C8" w:rsidP="00DB37C8">
      <w:pPr>
        <w:numPr>
          <w:ilvl w:val="0"/>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CIMMYT – Technical and Delivery Lead</w:t>
      </w:r>
    </w:p>
    <w:p w14:paraId="265686ED" w14:textId="5ED471BF" w:rsidR="00DB37C8" w:rsidRDefault="00DB37C8" w:rsidP="00DB37C8">
      <w:pPr>
        <w:numPr>
          <w:ilvl w:val="1"/>
          <w:numId w:val="2"/>
        </w:numPr>
        <w:spacing w:before="100" w:beforeAutospacing="1" w:after="100" w:afterAutospacing="1" w:line="240" w:lineRule="auto"/>
        <w:rPr>
          <w:ins w:id="52" w:author="BusyBee" w:date="2025-08-19T10:12:00Z" w16du:dateUtc="2025-08-19T08:12:00Z"/>
          <w:rFonts w:ascii="Aptos" w:eastAsia="Times New Roman" w:hAnsi="Aptos" w:cs="Times New Roman"/>
          <w:kern w:val="0"/>
          <w14:ligatures w14:val="none"/>
        </w:rPr>
      </w:pPr>
      <w:r w:rsidRPr="00DB37C8">
        <w:rPr>
          <w:rFonts w:ascii="Aptos" w:eastAsia="Times New Roman" w:hAnsi="Aptos" w:cs="Times New Roman"/>
          <w:i/>
          <w:iCs/>
          <w:kern w:val="0"/>
          <w14:ligatures w14:val="none"/>
        </w:rPr>
        <w:t>Dr. Christian Thierfelder</w:t>
      </w:r>
      <w:r w:rsidRPr="00DB37C8">
        <w:rPr>
          <w:rFonts w:ascii="Aptos" w:eastAsia="Times New Roman" w:hAnsi="Aptos" w:cs="Times New Roman"/>
          <w:kern w:val="0"/>
          <w14:ligatures w14:val="none"/>
        </w:rPr>
        <w:t xml:space="preserve"> (</w:t>
      </w:r>
      <w:del w:id="53" w:author="BusyBee" w:date="2025-08-19T10:11:00Z" w16du:dateUtc="2025-08-19T08:11:00Z">
        <w:r w:rsidRPr="00DB37C8" w:rsidDel="00375AF2">
          <w:rPr>
            <w:rFonts w:ascii="Aptos" w:eastAsia="Times New Roman" w:hAnsi="Aptos" w:cs="Times New Roman"/>
            <w:kern w:val="0"/>
            <w14:ligatures w14:val="none"/>
          </w:rPr>
          <w:delText xml:space="preserve">Senior </w:delText>
        </w:r>
      </w:del>
      <w:ins w:id="54" w:author="BusyBee" w:date="2025-08-19T10:11:00Z" w16du:dateUtc="2025-08-19T08:11:00Z">
        <w:r w:rsidR="00375AF2">
          <w:rPr>
            <w:rFonts w:ascii="Aptos" w:eastAsia="Times New Roman" w:hAnsi="Aptos" w:cs="Times New Roman"/>
            <w:kern w:val="0"/>
            <w14:ligatures w14:val="none"/>
          </w:rPr>
          <w:t>Principal</w:t>
        </w:r>
        <w:r w:rsidR="00375AF2" w:rsidRPr="00DB37C8">
          <w:rPr>
            <w:rFonts w:ascii="Aptos" w:eastAsia="Times New Roman" w:hAnsi="Aptos" w:cs="Times New Roman"/>
            <w:kern w:val="0"/>
            <w14:ligatures w14:val="none"/>
          </w:rPr>
          <w:t xml:space="preserve"> </w:t>
        </w:r>
      </w:ins>
      <w:r w:rsidRPr="00DB37C8">
        <w:rPr>
          <w:rFonts w:ascii="Aptos" w:eastAsia="Times New Roman" w:hAnsi="Aptos" w:cs="Times New Roman"/>
          <w:kern w:val="0"/>
          <w14:ligatures w14:val="none"/>
        </w:rPr>
        <w:t>Cropping Systems Agronomist,</w:t>
      </w:r>
      <w:ins w:id="55" w:author="BusyBee" w:date="2025-08-19T10:11:00Z" w16du:dateUtc="2025-08-19T08:11:00Z">
        <w:r w:rsidR="0016547D">
          <w:rPr>
            <w:rFonts w:ascii="Aptos" w:eastAsia="Times New Roman" w:hAnsi="Aptos" w:cs="Times New Roman"/>
            <w:kern w:val="0"/>
            <w14:ligatures w14:val="none"/>
          </w:rPr>
          <w:t xml:space="preserve"> Regenerative Agriculture and Mechanization lead,</w:t>
        </w:r>
      </w:ins>
      <w:r w:rsidRPr="00DB37C8">
        <w:rPr>
          <w:rFonts w:ascii="Aptos" w:eastAsia="Times New Roman" w:hAnsi="Aptos" w:cs="Times New Roman"/>
          <w:kern w:val="0"/>
          <w14:ligatures w14:val="none"/>
        </w:rPr>
        <w:t xml:space="preserve"> Zimbabwe) is the technical architect behind the mechanization starter pack and service provider model. He has led field implementation and IPSR workshops in Zimbabwe and has longstanding relationships with national ministries and agricultural universities.</w:t>
      </w:r>
    </w:p>
    <w:p w14:paraId="66E2441A" w14:textId="1909C7BB" w:rsidR="004664E2" w:rsidRPr="00DB37C8" w:rsidRDefault="004664E2" w:rsidP="00DB37C8">
      <w:pPr>
        <w:numPr>
          <w:ilvl w:val="1"/>
          <w:numId w:val="2"/>
        </w:numPr>
        <w:spacing w:before="100" w:beforeAutospacing="1" w:after="100" w:afterAutospacing="1" w:line="240" w:lineRule="auto"/>
        <w:rPr>
          <w:rFonts w:ascii="Aptos" w:eastAsia="Times New Roman" w:hAnsi="Aptos" w:cs="Times New Roman"/>
          <w:kern w:val="0"/>
          <w14:ligatures w14:val="none"/>
        </w:rPr>
      </w:pPr>
      <w:ins w:id="56" w:author="BusyBee" w:date="2025-08-19T10:12:00Z" w16du:dateUtc="2025-08-19T08:12:00Z">
        <w:r>
          <w:rPr>
            <w:rFonts w:ascii="Aptos" w:eastAsia="Times New Roman" w:hAnsi="Aptos" w:cs="Times New Roman"/>
            <w:i/>
            <w:iCs/>
            <w:kern w:val="0"/>
            <w14:ligatures w14:val="none"/>
          </w:rPr>
          <w:t>Dr. Blessing Mhlanga (</w:t>
        </w:r>
        <w:r w:rsidR="00F63D17">
          <w:rPr>
            <w:rFonts w:ascii="Aptos" w:eastAsia="Times New Roman" w:hAnsi="Aptos" w:cs="Times New Roman"/>
            <w:i/>
            <w:iCs/>
            <w:kern w:val="0"/>
            <w14:ligatures w14:val="none"/>
          </w:rPr>
          <w:t xml:space="preserve">Cropping Systems Agronomist) </w:t>
        </w:r>
        <w:r w:rsidR="00F63D17" w:rsidRPr="004976AA">
          <w:rPr>
            <w:rFonts w:ascii="Aptos" w:eastAsia="Times New Roman" w:hAnsi="Aptos" w:cs="Times New Roman"/>
            <w:kern w:val="0"/>
            <w14:ligatures w14:val="none"/>
            <w:rPrChange w:id="57" w:author="BusyBee" w:date="2025-08-19T10:13:00Z" w16du:dateUtc="2025-08-19T08:13:00Z">
              <w:rPr>
                <w:rFonts w:ascii="Aptos" w:eastAsia="Times New Roman" w:hAnsi="Aptos" w:cs="Times New Roman"/>
                <w:i/>
                <w:iCs/>
                <w:kern w:val="0"/>
                <w14:ligatures w14:val="none"/>
              </w:rPr>
            </w:rPrChange>
          </w:rPr>
          <w:t>and t</w:t>
        </w:r>
        <w:r w:rsidR="004976AA" w:rsidRPr="004976AA">
          <w:rPr>
            <w:rFonts w:ascii="Aptos" w:eastAsia="Times New Roman" w:hAnsi="Aptos" w:cs="Times New Roman"/>
            <w:kern w:val="0"/>
            <w14:ligatures w14:val="none"/>
            <w:rPrChange w:id="58" w:author="BusyBee" w:date="2025-08-19T10:13:00Z" w16du:dateUtc="2025-08-19T08:13:00Z">
              <w:rPr>
                <w:rFonts w:ascii="Aptos" w:eastAsia="Times New Roman" w:hAnsi="Aptos" w:cs="Times New Roman"/>
                <w:i/>
                <w:iCs/>
                <w:kern w:val="0"/>
                <w14:ligatures w14:val="none"/>
              </w:rPr>
            </w:rPrChange>
          </w:rPr>
          <w:t xml:space="preserve">echnical implementer of </w:t>
        </w:r>
      </w:ins>
      <w:ins w:id="59" w:author="BusyBee" w:date="2025-08-19T10:13:00Z" w16du:dateUtc="2025-08-19T08:13:00Z">
        <w:r w:rsidR="004976AA" w:rsidRPr="004976AA">
          <w:rPr>
            <w:rFonts w:ascii="Aptos" w:eastAsia="Times New Roman" w:hAnsi="Aptos" w:cs="Times New Roman"/>
            <w:kern w:val="0"/>
            <w14:ligatures w14:val="none"/>
            <w:rPrChange w:id="60" w:author="BusyBee" w:date="2025-08-19T10:13:00Z" w16du:dateUtc="2025-08-19T08:13:00Z">
              <w:rPr>
                <w:rFonts w:ascii="Aptos" w:eastAsia="Times New Roman" w:hAnsi="Aptos" w:cs="Times New Roman"/>
                <w:i/>
                <w:iCs/>
                <w:kern w:val="0"/>
                <w14:ligatures w14:val="none"/>
              </w:rPr>
            </w:rPrChange>
          </w:rPr>
          <w:t>agronomy and mechanization activities in southern Africa</w:t>
        </w:r>
      </w:ins>
      <w:ins w:id="61" w:author="BusyBee" w:date="2025-08-19T10:12:00Z" w16du:dateUtc="2025-08-19T08:12:00Z">
        <w:r>
          <w:rPr>
            <w:rFonts w:ascii="Aptos" w:eastAsia="Times New Roman" w:hAnsi="Aptos" w:cs="Times New Roman"/>
            <w:i/>
            <w:iCs/>
            <w:kern w:val="0"/>
            <w14:ligatures w14:val="none"/>
          </w:rPr>
          <w:t xml:space="preserve"> </w:t>
        </w:r>
      </w:ins>
    </w:p>
    <w:p w14:paraId="6082F0BC" w14:textId="64793FAF" w:rsidR="00DB37C8" w:rsidRPr="00DB37C8" w:rsidRDefault="004664E2" w:rsidP="00DB37C8">
      <w:pPr>
        <w:numPr>
          <w:ilvl w:val="1"/>
          <w:numId w:val="2"/>
        </w:numPr>
        <w:spacing w:before="100" w:beforeAutospacing="1" w:after="100" w:afterAutospacing="1" w:line="240" w:lineRule="auto"/>
        <w:rPr>
          <w:rFonts w:ascii="Aptos" w:eastAsia="Times New Roman" w:hAnsi="Aptos" w:cs="Times New Roman"/>
          <w:kern w:val="0"/>
          <w14:ligatures w14:val="none"/>
        </w:rPr>
      </w:pPr>
      <w:ins w:id="62" w:author="BusyBee" w:date="2025-08-19T10:12:00Z" w16du:dateUtc="2025-08-19T08:12:00Z">
        <w:r>
          <w:rPr>
            <w:rFonts w:ascii="Aptos" w:eastAsia="Times New Roman" w:hAnsi="Aptos" w:cs="Times New Roman"/>
            <w:i/>
            <w:iCs/>
            <w:kern w:val="0"/>
            <w14:ligatures w14:val="none"/>
          </w:rPr>
          <w:t xml:space="preserve">Dr. </w:t>
        </w:r>
      </w:ins>
      <w:r w:rsidR="00DB37C8" w:rsidRPr="00DB37C8">
        <w:rPr>
          <w:rFonts w:ascii="Aptos" w:eastAsia="Times New Roman" w:hAnsi="Aptos" w:cs="Times New Roman"/>
          <w:i/>
          <w:iCs/>
          <w:kern w:val="0"/>
          <w14:ligatures w14:val="none"/>
        </w:rPr>
        <w:t>Abdul Matin</w:t>
      </w:r>
      <w:r w:rsidR="00DB37C8" w:rsidRPr="00DB37C8">
        <w:rPr>
          <w:rFonts w:ascii="Aptos" w:eastAsia="Times New Roman" w:hAnsi="Aptos" w:cs="Times New Roman"/>
          <w:kern w:val="0"/>
          <w14:ligatures w14:val="none"/>
        </w:rPr>
        <w:t xml:space="preserve"> (Associate Scientist, Mechanization) provides day-to-day coordination with SPs, equipment suppliers, and public sector collaborators.</w:t>
      </w:r>
    </w:p>
    <w:p w14:paraId="1A5A56CF" w14:textId="77777777" w:rsidR="00DB37C8" w:rsidRPr="00DB37C8" w:rsidRDefault="00DB37C8" w:rsidP="00DB37C8">
      <w:pPr>
        <w:numPr>
          <w:ilvl w:val="0"/>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Alliance of Bioversity International and CIAT – Financial Innovation Lead</w:t>
      </w:r>
    </w:p>
    <w:p w14:paraId="16C0F601" w14:textId="77777777" w:rsidR="00DB37C8" w:rsidRPr="00DB37C8" w:rsidRDefault="00DB37C8" w:rsidP="00DB37C8">
      <w:pPr>
        <w:numPr>
          <w:ilvl w:val="1"/>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i/>
          <w:iCs/>
          <w:kern w:val="0"/>
          <w14:ligatures w14:val="none"/>
        </w:rPr>
        <w:t>Pedro Chilambe</w:t>
      </w:r>
      <w:r w:rsidRPr="00DB37C8">
        <w:rPr>
          <w:rFonts w:ascii="Aptos" w:eastAsia="Times New Roman" w:hAnsi="Aptos" w:cs="Times New Roman"/>
          <w:kern w:val="0"/>
          <w14:ligatures w14:val="none"/>
        </w:rPr>
        <w:t xml:space="preserve"> (Research Team Leader, Climate Action – Africa Region) and </w:t>
      </w:r>
      <w:r w:rsidRPr="00DB37C8">
        <w:rPr>
          <w:rFonts w:ascii="Aptos" w:eastAsia="Times New Roman" w:hAnsi="Aptos" w:cs="Times New Roman"/>
          <w:i/>
          <w:iCs/>
          <w:kern w:val="0"/>
          <w14:ligatures w14:val="none"/>
        </w:rPr>
        <w:t>Dr. Evan Girvetz</w:t>
      </w:r>
      <w:r w:rsidRPr="00DB37C8">
        <w:rPr>
          <w:rFonts w:ascii="Aptos" w:eastAsia="Times New Roman" w:hAnsi="Aptos" w:cs="Times New Roman"/>
          <w:kern w:val="0"/>
          <w14:ligatures w14:val="none"/>
        </w:rPr>
        <w:t xml:space="preserve"> (Principal Scientist) lead development of the Climate-Smart Lending Product under the Soil and Water Accelerator and Ukama Ustawi. Their work includes the SF1 credit scoring framework and bundling financial products with insurance and capacity building.</w:t>
      </w:r>
    </w:p>
    <w:p w14:paraId="03AA3DB0" w14:textId="77777777" w:rsidR="00DB37C8" w:rsidRPr="00DB37C8" w:rsidRDefault="00DB37C8" w:rsidP="00DB37C8">
      <w:pPr>
        <w:numPr>
          <w:ilvl w:val="0"/>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IWMI – Responsible Scaling and Inclusion Lead</w:t>
      </w:r>
    </w:p>
    <w:p w14:paraId="57916327" w14:textId="1757F588" w:rsidR="00DB37C8" w:rsidRPr="00DB37C8" w:rsidRDefault="00DB37C8" w:rsidP="00DB37C8">
      <w:pPr>
        <w:numPr>
          <w:ilvl w:val="1"/>
          <w:numId w:val="2"/>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i/>
          <w:iCs/>
          <w:kern w:val="0"/>
          <w14:ligatures w14:val="none"/>
        </w:rPr>
        <w:t>Dr. Ojongetakah Enokenwa Baa</w:t>
      </w:r>
      <w:r w:rsidRPr="00DB37C8">
        <w:rPr>
          <w:rFonts w:ascii="Aptos" w:eastAsia="Times New Roman" w:hAnsi="Aptos" w:cs="Times New Roman"/>
          <w:kern w:val="0"/>
          <w14:ligatures w14:val="none"/>
        </w:rPr>
        <w:t xml:space="preserve"> (Postdoctoral Fellow, Gender and Social Inclusion) spearheads the integration of </w:t>
      </w:r>
      <w:proofErr w:type="spellStart"/>
      <w:r w:rsidRPr="00DB37C8">
        <w:rPr>
          <w:rFonts w:ascii="Aptos" w:eastAsia="Times New Roman" w:hAnsi="Aptos" w:cs="Times New Roman"/>
          <w:kern w:val="0"/>
          <w14:ligatures w14:val="none"/>
        </w:rPr>
        <w:t>GenderUp</w:t>
      </w:r>
      <w:proofErr w:type="spellEnd"/>
      <w:r w:rsidRPr="00DB37C8">
        <w:rPr>
          <w:rFonts w:ascii="Aptos" w:eastAsia="Times New Roman" w:hAnsi="Aptos" w:cs="Times New Roman"/>
          <w:kern w:val="0"/>
          <w14:ligatures w14:val="none"/>
        </w:rPr>
        <w:t xml:space="preserve"> tools and WP5 strategies for intersectional inclusion. IWMI leads responsible scaling workstreams within Ukama Ustawi and is actively documenting how marginalized groups can benefit from mechanized CA in Zimbabwe.</w:t>
      </w:r>
    </w:p>
    <w:p w14:paraId="7F95BA9D"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These champions have already demonstrated capacity to co-design and execute integrated innovation bundles, coordinate across CGIAR Centers, and lead multi-stakeholder learning platforms. Their institutional homes are also aligned with CGIAR’s climate, inclusion, and scaling mandates.</w:t>
      </w:r>
    </w:p>
    <w:p w14:paraId="71CD0639" w14:textId="77777777" w:rsidR="00DB37C8" w:rsidRPr="00DB37C8" w:rsidRDefault="00DB37C8" w:rsidP="00DB37C8">
      <w:pPr>
        <w:spacing w:before="100" w:beforeAutospacing="1" w:after="100" w:afterAutospacing="1" w:line="240" w:lineRule="auto"/>
        <w:outlineLvl w:val="3"/>
        <w:rPr>
          <w:rFonts w:ascii="Aptos" w:eastAsia="Times New Roman" w:hAnsi="Aptos" w:cs="Times New Roman"/>
          <w:kern w:val="0"/>
          <w14:ligatures w14:val="none"/>
        </w:rPr>
      </w:pPr>
    </w:p>
    <w:p w14:paraId="2BD99829" w14:textId="71AD2FCC" w:rsidR="00DB37C8" w:rsidRPr="00DB37C8" w:rsidRDefault="00DB37C8" w:rsidP="00DB37C8">
      <w:pPr>
        <w:spacing w:before="100" w:beforeAutospacing="1" w:after="100" w:afterAutospacing="1" w:line="240" w:lineRule="auto"/>
        <w:outlineLvl w:val="3"/>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External Champions and Delivery Partners</w:t>
      </w:r>
    </w:p>
    <w:p w14:paraId="55AF34EF" w14:textId="77777777"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The track is supported by growing demand from a diverse set of external partners:</w:t>
      </w:r>
    </w:p>
    <w:p w14:paraId="3D8E9F13" w14:textId="77777777" w:rsidR="00DB37C8" w:rsidRPr="00DB37C8" w:rsidRDefault="00DB37C8" w:rsidP="00DB37C8">
      <w:pPr>
        <w:numPr>
          <w:ilvl w:val="0"/>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National Governments</w:t>
      </w:r>
    </w:p>
    <w:p w14:paraId="2379651C"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Zimbabwe Ministry of Agriculture – Mechanization Department</w:t>
      </w:r>
    </w:p>
    <w:p w14:paraId="0328A869"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Actively collaborating on piloting mechanization packages and training service providers.</w:t>
      </w:r>
    </w:p>
    <w:p w14:paraId="49D17153"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Hosting </w:t>
      </w:r>
      <w:proofErr w:type="spellStart"/>
      <w:r w:rsidRPr="00DB37C8">
        <w:rPr>
          <w:rFonts w:ascii="Aptos" w:eastAsia="Times New Roman" w:hAnsi="Aptos" w:cs="Times New Roman"/>
          <w:kern w:val="0"/>
          <w14:ligatures w14:val="none"/>
        </w:rPr>
        <w:t>GenderUp</w:t>
      </w:r>
      <w:proofErr w:type="spellEnd"/>
      <w:r w:rsidRPr="00DB37C8">
        <w:rPr>
          <w:rFonts w:ascii="Aptos" w:eastAsia="Times New Roman" w:hAnsi="Aptos" w:cs="Times New Roman"/>
          <w:kern w:val="0"/>
          <w14:ligatures w14:val="none"/>
        </w:rPr>
        <w:t xml:space="preserve"> and Scaling Readiness workshops to co-design policy pathways for SP networks.</w:t>
      </w:r>
    </w:p>
    <w:p w14:paraId="02F56B4E"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Interest in integrating starter packs into national subsidy and extension programs.</w:t>
      </w:r>
    </w:p>
    <w:p w14:paraId="1C2233E7"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Zambia Ministry of Agriculture</w:t>
      </w:r>
    </w:p>
    <w:p w14:paraId="672DF0F8"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Partner in implementation of the Soil and Water Accelerator and CIAT-led financial product.</w:t>
      </w:r>
    </w:p>
    <w:p w14:paraId="688258F2"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Expressed interest in integrating irrigation and mechanization bundles for climate-resilient maize production.</w:t>
      </w:r>
    </w:p>
    <w:p w14:paraId="6B9B299B" w14:textId="77777777" w:rsidR="00DB37C8" w:rsidRPr="00DB37C8" w:rsidRDefault="00DB37C8" w:rsidP="00DB37C8">
      <w:pPr>
        <w:numPr>
          <w:ilvl w:val="0"/>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Financial Institutions</w:t>
      </w:r>
    </w:p>
    <w:p w14:paraId="3A981C84" w14:textId="68FDB071"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BancABC Zimbabwe</w:t>
      </w:r>
      <w:ins w:id="63" w:author="BusyBee" w:date="2025-08-19T10:16:00Z" w16du:dateUtc="2025-08-19T08:16:00Z">
        <w:r w:rsidR="00E6188C">
          <w:rPr>
            <w:rFonts w:ascii="Aptos" w:eastAsia="Times New Roman" w:hAnsi="Aptos" w:cs="Times New Roman"/>
            <w:b/>
            <w:bCs/>
            <w:kern w:val="0"/>
            <w14:ligatures w14:val="none"/>
          </w:rPr>
          <w:t>, CBZ</w:t>
        </w:r>
        <w:r w:rsidR="00576F79">
          <w:rPr>
            <w:rFonts w:ascii="Aptos" w:eastAsia="Times New Roman" w:hAnsi="Aptos" w:cs="Times New Roman"/>
            <w:b/>
            <w:bCs/>
            <w:kern w:val="0"/>
            <w14:ligatures w14:val="none"/>
          </w:rPr>
          <w:t xml:space="preserve"> and Generation </w:t>
        </w:r>
        <w:r w:rsidR="00E04324">
          <w:rPr>
            <w:rFonts w:ascii="Aptos" w:eastAsia="Times New Roman" w:hAnsi="Aptos" w:cs="Times New Roman"/>
            <w:b/>
            <w:bCs/>
            <w:kern w:val="0"/>
            <w14:ligatures w14:val="none"/>
          </w:rPr>
          <w:t>Impact</w:t>
        </w:r>
      </w:ins>
      <w:ins w:id="64" w:author="BusyBee" w:date="2025-08-19T10:17:00Z" w16du:dateUtc="2025-08-19T08:17:00Z">
        <w:r w:rsidR="00F76A33">
          <w:rPr>
            <w:rFonts w:ascii="Aptos" w:eastAsia="Times New Roman" w:hAnsi="Aptos" w:cs="Times New Roman"/>
            <w:b/>
            <w:bCs/>
            <w:kern w:val="0"/>
            <w14:ligatures w14:val="none"/>
          </w:rPr>
          <w:t xml:space="preserve"> </w:t>
        </w:r>
      </w:ins>
      <w:ins w:id="65" w:author="BusyBee" w:date="2025-08-19T10:16:00Z" w16du:dateUtc="2025-08-19T08:16:00Z">
        <w:r w:rsidR="00576F79">
          <w:rPr>
            <w:rFonts w:ascii="Aptos" w:eastAsia="Times New Roman" w:hAnsi="Aptos" w:cs="Times New Roman"/>
            <w:b/>
            <w:bCs/>
            <w:kern w:val="0"/>
            <w14:ligatures w14:val="none"/>
          </w:rPr>
          <w:t>Financ</w:t>
        </w:r>
      </w:ins>
      <w:ins w:id="66" w:author="BusyBee" w:date="2025-08-19T10:17:00Z" w16du:dateUtc="2025-08-19T08:17:00Z">
        <w:r w:rsidR="00F76A33">
          <w:rPr>
            <w:rFonts w:ascii="Aptos" w:eastAsia="Times New Roman" w:hAnsi="Aptos" w:cs="Times New Roman"/>
            <w:b/>
            <w:bCs/>
            <w:kern w:val="0"/>
            <w14:ligatures w14:val="none"/>
          </w:rPr>
          <w:t>e</w:t>
        </w:r>
      </w:ins>
    </w:p>
    <w:p w14:paraId="788ABB82"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Has piloted lending to SPs using equipment as collateral, with bundled training and distributor engagement.</w:t>
      </w:r>
    </w:p>
    <w:p w14:paraId="7D4855F8"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Exploring deeper collaboration with CIAT and IWMI to operationalize the risk-sharing facility and co-create bundled financial products.</w:t>
      </w:r>
    </w:p>
    <w:p w14:paraId="5B1712F0" w14:textId="7AF2B5B1"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SACCO networks and Microfinance Institutions (MFIs)</w:t>
      </w:r>
      <w:ins w:id="67" w:author="BusyBee" w:date="2025-08-19T10:16:00Z" w16du:dateUtc="2025-08-19T08:16:00Z">
        <w:r w:rsidR="00B957BD">
          <w:rPr>
            <w:rFonts w:ascii="Aptos" w:eastAsia="Times New Roman" w:hAnsi="Aptos" w:cs="Times New Roman"/>
            <w:b/>
            <w:bCs/>
            <w:kern w:val="0"/>
            <w14:ligatures w14:val="none"/>
          </w:rPr>
          <w:t>, Zimbabwe Microfinance Fund</w:t>
        </w:r>
      </w:ins>
    </w:p>
    <w:p w14:paraId="1F3E672B" w14:textId="77777777" w:rsidR="00DB37C8" w:rsidRPr="00DB37C8" w:rsidRDefault="00DB37C8" w:rsidP="00DB37C8">
      <w:pPr>
        <w:numPr>
          <w:ilvl w:val="2"/>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Identified in feasibility studies as viable channels for scaling asset financing at the local level.</w:t>
      </w:r>
    </w:p>
    <w:p w14:paraId="38089844" w14:textId="77777777" w:rsidR="00DB37C8" w:rsidRPr="00DB37C8" w:rsidRDefault="00DB37C8" w:rsidP="00DB37C8">
      <w:pPr>
        <w:numPr>
          <w:ilvl w:val="0"/>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Equipment Distributors and Private Sector</w:t>
      </w:r>
    </w:p>
    <w:p w14:paraId="3CC632A8"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Local machinery manufacturers</w:t>
      </w:r>
      <w:r w:rsidRPr="00DB37C8">
        <w:rPr>
          <w:rFonts w:ascii="Aptos" w:eastAsia="Times New Roman" w:hAnsi="Aptos" w:cs="Times New Roman"/>
          <w:kern w:val="0"/>
          <w14:ligatures w14:val="none"/>
        </w:rPr>
        <w:t xml:space="preserve"> are engaged in equipment co-design and after-sales support. Several are interested in distributor financing arrangements.</w:t>
      </w:r>
    </w:p>
    <w:p w14:paraId="1A923B96"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 xml:space="preserve">Potential for engagement with </w:t>
      </w:r>
      <w:r w:rsidRPr="00DB37C8">
        <w:rPr>
          <w:rFonts w:ascii="Aptos" w:eastAsia="Times New Roman" w:hAnsi="Aptos" w:cs="Times New Roman"/>
          <w:b/>
          <w:bCs/>
          <w:kern w:val="0"/>
          <w14:ligatures w14:val="none"/>
        </w:rPr>
        <w:t>Hello Tractor-like models</w:t>
      </w:r>
      <w:r w:rsidRPr="00DB37C8">
        <w:rPr>
          <w:rFonts w:ascii="Aptos" w:eastAsia="Times New Roman" w:hAnsi="Aptos" w:cs="Times New Roman"/>
          <w:kern w:val="0"/>
          <w14:ligatures w14:val="none"/>
        </w:rPr>
        <w:t xml:space="preserve"> to introduce digital tools for scheduling, payment, and maintenance.</w:t>
      </w:r>
    </w:p>
    <w:p w14:paraId="7704BA30"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Input dealers and postharvest equipment vendors are being targeted for bundling opportunities (e.g., shellers, solar dryers, packaging units).</w:t>
      </w:r>
    </w:p>
    <w:p w14:paraId="0B67B555" w14:textId="77777777" w:rsidR="00DB37C8" w:rsidRPr="00DB37C8" w:rsidRDefault="00DB37C8" w:rsidP="00DB37C8">
      <w:pPr>
        <w:numPr>
          <w:ilvl w:val="0"/>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Aggregators and Cooperatives</w:t>
      </w:r>
    </w:p>
    <w:p w14:paraId="24A434F4"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Existing contract farming schemes offer viable entry points for structured repayment, farmer identification, and co-financing arrangements.</w:t>
      </w:r>
    </w:p>
    <w:p w14:paraId="4A903B86" w14:textId="77777777" w:rsidR="00DB37C8" w:rsidRPr="00DB37C8" w:rsidRDefault="00DB37C8" w:rsidP="00DB37C8">
      <w:pPr>
        <w:numPr>
          <w:ilvl w:val="1"/>
          <w:numId w:val="5"/>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Several aggregators in maize and horticulture value chains in Zimbabwe and Zambia have expressed interest in integrating this mechanization model to reduce bottlenecks during land preparation and harvesting.</w:t>
      </w:r>
    </w:p>
    <w:p w14:paraId="1DC49124" w14:textId="77777777" w:rsidR="00DB37C8" w:rsidRPr="00DB37C8" w:rsidRDefault="00DB37C8" w:rsidP="00DB37C8">
      <w:pPr>
        <w:spacing w:before="100" w:beforeAutospacing="1" w:after="100" w:afterAutospacing="1" w:line="240" w:lineRule="auto"/>
        <w:outlineLvl w:val="3"/>
        <w:rPr>
          <w:rFonts w:ascii="Aptos" w:eastAsia="Times New Roman" w:hAnsi="Aptos" w:cs="Times New Roman"/>
          <w:kern w:val="0"/>
          <w14:ligatures w14:val="none"/>
        </w:rPr>
      </w:pPr>
    </w:p>
    <w:p w14:paraId="6441541C" w14:textId="1C0F9B46" w:rsidR="00DB37C8" w:rsidRPr="00DB37C8" w:rsidRDefault="00DB37C8" w:rsidP="00DB37C8">
      <w:pPr>
        <w:spacing w:before="100" w:beforeAutospacing="1" w:after="100" w:afterAutospacing="1" w:line="240" w:lineRule="auto"/>
        <w:outlineLvl w:val="3"/>
        <w:rPr>
          <w:rFonts w:ascii="Aptos" w:eastAsia="Times New Roman" w:hAnsi="Aptos" w:cs="Times New Roman"/>
          <w:b/>
          <w:bCs/>
          <w:kern w:val="0"/>
          <w14:ligatures w14:val="none"/>
        </w:rPr>
      </w:pPr>
      <w:r w:rsidRPr="00DB37C8">
        <w:rPr>
          <w:rFonts w:ascii="Aptos" w:eastAsia="Times New Roman" w:hAnsi="Aptos" w:cs="Times New Roman"/>
          <w:b/>
          <w:bCs/>
          <w:kern w:val="0"/>
          <w14:ligatures w14:val="none"/>
        </w:rPr>
        <w:t>Evidence of Demand</w:t>
      </w:r>
    </w:p>
    <w:p w14:paraId="394498B4" w14:textId="77777777" w:rsidR="00DB37C8" w:rsidRPr="00DB37C8" w:rsidRDefault="00DB37C8" w:rsidP="00DB37C8">
      <w:pPr>
        <w:numPr>
          <w:ilvl w:val="0"/>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Letters of Intent and MOUs</w:t>
      </w:r>
    </w:p>
    <w:p w14:paraId="17A305C3" w14:textId="44205331"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Signed or in preparation with BancABC,</w:t>
      </w:r>
      <w:ins w:id="68" w:author="BusyBee" w:date="2025-08-19T10:18:00Z" w16du:dateUtc="2025-08-19T08:18:00Z">
        <w:r w:rsidR="00F76A33">
          <w:rPr>
            <w:rFonts w:ascii="Aptos" w:eastAsia="Times New Roman" w:hAnsi="Aptos" w:cs="Times New Roman"/>
            <w:kern w:val="0"/>
            <w14:ligatures w14:val="none"/>
          </w:rPr>
          <w:t xml:space="preserve"> CBZ, GIF,</w:t>
        </w:r>
      </w:ins>
      <w:r w:rsidRPr="00DB37C8">
        <w:rPr>
          <w:rFonts w:ascii="Aptos" w:eastAsia="Times New Roman" w:hAnsi="Aptos" w:cs="Times New Roman"/>
          <w:kern w:val="0"/>
          <w14:ligatures w14:val="none"/>
        </w:rPr>
        <w:t xml:space="preserve"> </w:t>
      </w:r>
      <w:ins w:id="69" w:author="BusyBee" w:date="2025-08-19T10:18:00Z" w16du:dateUtc="2025-08-19T08:18:00Z">
        <w:r w:rsidR="00E5729C">
          <w:rPr>
            <w:rFonts w:ascii="Aptos" w:eastAsia="Times New Roman" w:hAnsi="Aptos" w:cs="Times New Roman"/>
            <w:kern w:val="0"/>
            <w14:ligatures w14:val="none"/>
          </w:rPr>
          <w:t>Z</w:t>
        </w:r>
        <w:r w:rsidR="00651C2A">
          <w:rPr>
            <w:rFonts w:ascii="Aptos" w:eastAsia="Times New Roman" w:hAnsi="Aptos" w:cs="Times New Roman"/>
            <w:kern w:val="0"/>
            <w14:ligatures w14:val="none"/>
          </w:rPr>
          <w:t xml:space="preserve">MF, </w:t>
        </w:r>
      </w:ins>
      <w:r w:rsidRPr="00DB37C8">
        <w:rPr>
          <w:rFonts w:ascii="Aptos" w:eastAsia="Times New Roman" w:hAnsi="Aptos" w:cs="Times New Roman"/>
          <w:kern w:val="0"/>
          <w14:ligatures w14:val="none"/>
        </w:rPr>
        <w:t xml:space="preserve">Zimbabwe </w:t>
      </w:r>
      <w:proofErr w:type="spellStart"/>
      <w:r w:rsidRPr="00DB37C8">
        <w:rPr>
          <w:rFonts w:ascii="Aptos" w:eastAsia="Times New Roman" w:hAnsi="Aptos" w:cs="Times New Roman"/>
          <w:kern w:val="0"/>
          <w14:ligatures w14:val="none"/>
        </w:rPr>
        <w:t>MoA</w:t>
      </w:r>
      <w:proofErr w:type="spellEnd"/>
      <w:ins w:id="70" w:author="BusyBee" w:date="2025-08-19T10:18:00Z" w16du:dateUtc="2025-08-19T08:18:00Z">
        <w:r w:rsidR="00F76A33">
          <w:rPr>
            <w:rFonts w:ascii="Aptos" w:eastAsia="Times New Roman" w:hAnsi="Aptos" w:cs="Times New Roman"/>
            <w:kern w:val="0"/>
            <w14:ligatures w14:val="none"/>
          </w:rPr>
          <w:t>,</w:t>
        </w:r>
      </w:ins>
      <w:r w:rsidRPr="00DB37C8">
        <w:rPr>
          <w:rFonts w:ascii="Aptos" w:eastAsia="Times New Roman" w:hAnsi="Aptos" w:cs="Times New Roman"/>
          <w:kern w:val="0"/>
          <w14:ligatures w14:val="none"/>
        </w:rPr>
        <w:t xml:space="preserve"> Mechanization Unit, several district-level cooperatives, and select NGOs.</w:t>
      </w:r>
    </w:p>
    <w:p w14:paraId="6420D18B" w14:textId="77777777" w:rsidR="00DB37C8" w:rsidRPr="00DB37C8" w:rsidRDefault="00DB37C8" w:rsidP="00DB37C8">
      <w:pPr>
        <w:numPr>
          <w:ilvl w:val="0"/>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IPSR and Scaling Readiness Workshops</w:t>
      </w:r>
    </w:p>
    <w:p w14:paraId="5A13BB2E"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Engaged over 50 stakeholders across government, private sector, and CGIAR in 2023–2024 in Zimbabwe.</w:t>
      </w:r>
    </w:p>
    <w:p w14:paraId="4200ACF3"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Clear prioritization of SP model, bundled finance, and auxiliary innovations for scale-up.</w:t>
      </w:r>
    </w:p>
    <w:p w14:paraId="2EF7CCEE" w14:textId="77777777" w:rsidR="00DB37C8" w:rsidRPr="00DB37C8" w:rsidRDefault="00DB37C8" w:rsidP="00DB37C8">
      <w:pPr>
        <w:numPr>
          <w:ilvl w:val="0"/>
          <w:numId w:val="11"/>
        </w:numPr>
        <w:spacing w:before="100" w:beforeAutospacing="1" w:after="100" w:afterAutospacing="1" w:line="240" w:lineRule="auto"/>
        <w:rPr>
          <w:rFonts w:ascii="Aptos" w:eastAsia="Times New Roman" w:hAnsi="Aptos" w:cs="Times New Roman"/>
          <w:kern w:val="0"/>
          <w14:ligatures w14:val="none"/>
        </w:rPr>
      </w:pPr>
      <w:proofErr w:type="spellStart"/>
      <w:r w:rsidRPr="00DB37C8">
        <w:rPr>
          <w:rFonts w:ascii="Aptos" w:eastAsia="Times New Roman" w:hAnsi="Aptos" w:cs="Times New Roman"/>
          <w:b/>
          <w:bCs/>
          <w:kern w:val="0"/>
          <w14:ligatures w14:val="none"/>
        </w:rPr>
        <w:t>GenderUp</w:t>
      </w:r>
      <w:proofErr w:type="spellEnd"/>
      <w:r w:rsidRPr="00DB37C8">
        <w:rPr>
          <w:rFonts w:ascii="Aptos" w:eastAsia="Times New Roman" w:hAnsi="Aptos" w:cs="Times New Roman"/>
          <w:b/>
          <w:bCs/>
          <w:kern w:val="0"/>
          <w14:ligatures w14:val="none"/>
        </w:rPr>
        <w:t xml:space="preserve"> Workshops (IWMI, 2023)</w:t>
      </w:r>
    </w:p>
    <w:p w14:paraId="737D9A74"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Demonstrated stakeholder demand for gender-responsive mechanization access.</w:t>
      </w:r>
    </w:p>
    <w:p w14:paraId="349B45BC"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Highlighted complementary innovations (e.g., mobile repair units, local fabrication, digital info) requested by marginalized groups.</w:t>
      </w:r>
    </w:p>
    <w:p w14:paraId="43CEFEDC" w14:textId="77777777" w:rsidR="00DB37C8" w:rsidRPr="00DB37C8" w:rsidRDefault="00DB37C8" w:rsidP="00DB37C8">
      <w:pPr>
        <w:numPr>
          <w:ilvl w:val="0"/>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b/>
          <w:bCs/>
          <w:kern w:val="0"/>
          <w14:ligatures w14:val="none"/>
        </w:rPr>
        <w:t>Fit with National and Donor Strategies</w:t>
      </w:r>
    </w:p>
    <w:p w14:paraId="77141549"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Strong alignment with government goals on youth employment, rural mechanization, and financial inclusion.</w:t>
      </w:r>
    </w:p>
    <w:p w14:paraId="588189C7" w14:textId="77777777" w:rsidR="00DB37C8" w:rsidRPr="00DB37C8" w:rsidRDefault="00DB37C8" w:rsidP="00DB37C8">
      <w:pPr>
        <w:numPr>
          <w:ilvl w:val="1"/>
          <w:numId w:val="11"/>
        </w:num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Relevant to funding priorities of IFAD, AfDB, BMGF, and GIZ in the region.</w:t>
      </w:r>
    </w:p>
    <w:p w14:paraId="50E664E2" w14:textId="77777777" w:rsidR="00DB37C8" w:rsidRPr="00DB37C8" w:rsidDel="00F76A33" w:rsidRDefault="00DB37C8" w:rsidP="00DB37C8">
      <w:pPr>
        <w:spacing w:before="100" w:beforeAutospacing="1" w:after="100" w:afterAutospacing="1" w:line="240" w:lineRule="auto"/>
        <w:rPr>
          <w:del w:id="71" w:author="BusyBee" w:date="2025-08-19T10:17:00Z" w16du:dateUtc="2025-08-19T08:17:00Z"/>
          <w:rFonts w:ascii="Aptos" w:eastAsia="Times New Roman" w:hAnsi="Aptos" w:cs="Times New Roman"/>
          <w:kern w:val="0"/>
          <w14:ligatures w14:val="none"/>
        </w:rPr>
      </w:pPr>
    </w:p>
    <w:p w14:paraId="29079397" w14:textId="1900DB36" w:rsidR="00DB37C8" w:rsidRPr="00DB37C8" w:rsidRDefault="00DB37C8" w:rsidP="00DB37C8">
      <w:pPr>
        <w:spacing w:before="100" w:beforeAutospacing="1" w:after="100" w:afterAutospacing="1" w:line="240" w:lineRule="auto"/>
        <w:rPr>
          <w:rFonts w:ascii="Aptos" w:eastAsia="Times New Roman" w:hAnsi="Aptos" w:cs="Times New Roman"/>
          <w:kern w:val="0"/>
          <w14:ligatures w14:val="none"/>
        </w:rPr>
      </w:pPr>
      <w:r w:rsidRPr="00DB37C8">
        <w:rPr>
          <w:rFonts w:ascii="Aptos" w:eastAsia="Times New Roman" w:hAnsi="Aptos" w:cs="Times New Roman"/>
          <w:kern w:val="0"/>
          <w14:ligatures w14:val="none"/>
        </w:rPr>
        <w:t>This robust network of champions and partners reflects an unusually strong foundation for scaling. Their commitments span co-design, delivery, financing, policy alignment, and capacity strengthening — all essential components for sustained impact at scale.</w:t>
      </w:r>
    </w:p>
    <w:p w14:paraId="5AD23584" w14:textId="77777777" w:rsidR="00DB37C8" w:rsidRPr="00DB37C8" w:rsidRDefault="00DB37C8">
      <w:pPr>
        <w:rPr>
          <w:rFonts w:ascii="Aptos" w:hAnsi="Aptos"/>
        </w:rPr>
      </w:pPr>
    </w:p>
    <w:sectPr w:rsidR="00DB37C8" w:rsidRPr="00DB37C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BusyBee" w:date="2025-08-19T10:10:00Z" w:initials="BB">
    <w:p w14:paraId="52E999B7" w14:textId="77777777" w:rsidR="00C02B67" w:rsidRDefault="00C02B67" w:rsidP="00C02B67">
      <w:pPr>
        <w:pStyle w:val="CommentText"/>
      </w:pPr>
      <w:r>
        <w:rPr>
          <w:rStyle w:val="CommentReference"/>
        </w:rPr>
        <w:annotationRef/>
      </w:r>
      <w:r>
        <w:rPr>
          <w:lang w:val="de-DE"/>
        </w:rPr>
        <w:t>I think we have now reached a greater readiness level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E999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3E380C" w16cex:dateUtc="2025-08-19T0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E999B7" w16cid:durableId="4E3E38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0EA"/>
    <w:multiLevelType w:val="multilevel"/>
    <w:tmpl w:val="3760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03345"/>
    <w:multiLevelType w:val="multilevel"/>
    <w:tmpl w:val="2754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476B0"/>
    <w:multiLevelType w:val="multilevel"/>
    <w:tmpl w:val="41FE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B07BA"/>
    <w:multiLevelType w:val="multilevel"/>
    <w:tmpl w:val="55DE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F568E"/>
    <w:multiLevelType w:val="multilevel"/>
    <w:tmpl w:val="887A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779E7"/>
    <w:multiLevelType w:val="multilevel"/>
    <w:tmpl w:val="C332C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93BDF"/>
    <w:multiLevelType w:val="multilevel"/>
    <w:tmpl w:val="1CD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D1F4C"/>
    <w:multiLevelType w:val="multilevel"/>
    <w:tmpl w:val="C72ED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00335"/>
    <w:multiLevelType w:val="multilevel"/>
    <w:tmpl w:val="816EF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72FDE"/>
    <w:multiLevelType w:val="multilevel"/>
    <w:tmpl w:val="40BC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A61FB"/>
    <w:multiLevelType w:val="multilevel"/>
    <w:tmpl w:val="5FB4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806261">
    <w:abstractNumId w:val="6"/>
  </w:num>
  <w:num w:numId="2" w16cid:durableId="1364477417">
    <w:abstractNumId w:val="7"/>
  </w:num>
  <w:num w:numId="3" w16cid:durableId="1395935986">
    <w:abstractNumId w:val="1"/>
  </w:num>
  <w:num w:numId="4" w16cid:durableId="151023276">
    <w:abstractNumId w:val="3"/>
  </w:num>
  <w:num w:numId="5" w16cid:durableId="1631548645">
    <w:abstractNumId w:val="5"/>
  </w:num>
  <w:num w:numId="6" w16cid:durableId="1931544150">
    <w:abstractNumId w:val="9"/>
  </w:num>
  <w:num w:numId="7" w16cid:durableId="214892713">
    <w:abstractNumId w:val="10"/>
  </w:num>
  <w:num w:numId="8" w16cid:durableId="700739502">
    <w:abstractNumId w:val="4"/>
  </w:num>
  <w:num w:numId="9" w16cid:durableId="759063582">
    <w:abstractNumId w:val="0"/>
  </w:num>
  <w:num w:numId="10" w16cid:durableId="832723532">
    <w:abstractNumId w:val="2"/>
  </w:num>
  <w:num w:numId="11" w16cid:durableId="91956320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syBee">
    <w15:presenceInfo w15:providerId="None" w15:userId="BusyB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7C8"/>
    <w:rsid w:val="00041CC9"/>
    <w:rsid w:val="00077040"/>
    <w:rsid w:val="00087043"/>
    <w:rsid w:val="000879D4"/>
    <w:rsid w:val="000C04B9"/>
    <w:rsid w:val="0014755D"/>
    <w:rsid w:val="0016190F"/>
    <w:rsid w:val="0016547D"/>
    <w:rsid w:val="001A5993"/>
    <w:rsid w:val="00216C98"/>
    <w:rsid w:val="00241643"/>
    <w:rsid w:val="00273AFC"/>
    <w:rsid w:val="00285BC3"/>
    <w:rsid w:val="003068CB"/>
    <w:rsid w:val="00314FF3"/>
    <w:rsid w:val="00320E7D"/>
    <w:rsid w:val="00334E06"/>
    <w:rsid w:val="00365A5B"/>
    <w:rsid w:val="00367F7A"/>
    <w:rsid w:val="00375AF2"/>
    <w:rsid w:val="00395022"/>
    <w:rsid w:val="003D4C96"/>
    <w:rsid w:val="003E3BAD"/>
    <w:rsid w:val="00400BF7"/>
    <w:rsid w:val="0043047F"/>
    <w:rsid w:val="00453BEC"/>
    <w:rsid w:val="00454C38"/>
    <w:rsid w:val="004664E2"/>
    <w:rsid w:val="004736E9"/>
    <w:rsid w:val="004976AA"/>
    <w:rsid w:val="004A7288"/>
    <w:rsid w:val="004B15D8"/>
    <w:rsid w:val="00517EF4"/>
    <w:rsid w:val="00527FEC"/>
    <w:rsid w:val="0056243F"/>
    <w:rsid w:val="005767DE"/>
    <w:rsid w:val="00576F79"/>
    <w:rsid w:val="005C40DF"/>
    <w:rsid w:val="005F7733"/>
    <w:rsid w:val="006502BE"/>
    <w:rsid w:val="00651C2A"/>
    <w:rsid w:val="006549EF"/>
    <w:rsid w:val="00666B1A"/>
    <w:rsid w:val="00674DB2"/>
    <w:rsid w:val="006D5D99"/>
    <w:rsid w:val="006E1B85"/>
    <w:rsid w:val="006E6FB3"/>
    <w:rsid w:val="00726EDC"/>
    <w:rsid w:val="007423AF"/>
    <w:rsid w:val="00742FE3"/>
    <w:rsid w:val="007841C9"/>
    <w:rsid w:val="00791C44"/>
    <w:rsid w:val="007A4F86"/>
    <w:rsid w:val="008052B9"/>
    <w:rsid w:val="00881AD9"/>
    <w:rsid w:val="008853D2"/>
    <w:rsid w:val="00897DAB"/>
    <w:rsid w:val="008B68E0"/>
    <w:rsid w:val="00966B59"/>
    <w:rsid w:val="009A014B"/>
    <w:rsid w:val="009D02C4"/>
    <w:rsid w:val="00A10598"/>
    <w:rsid w:val="00A61059"/>
    <w:rsid w:val="00AD5F48"/>
    <w:rsid w:val="00B004C2"/>
    <w:rsid w:val="00B85F5D"/>
    <w:rsid w:val="00B957BD"/>
    <w:rsid w:val="00BD5E3A"/>
    <w:rsid w:val="00C02B67"/>
    <w:rsid w:val="00C710F0"/>
    <w:rsid w:val="00CC503B"/>
    <w:rsid w:val="00CE44D2"/>
    <w:rsid w:val="00D07AE4"/>
    <w:rsid w:val="00D41D09"/>
    <w:rsid w:val="00DB37C8"/>
    <w:rsid w:val="00DE5B63"/>
    <w:rsid w:val="00E04324"/>
    <w:rsid w:val="00E560D7"/>
    <w:rsid w:val="00E5729C"/>
    <w:rsid w:val="00E6188C"/>
    <w:rsid w:val="00E63E89"/>
    <w:rsid w:val="00ED5030"/>
    <w:rsid w:val="00EE363D"/>
    <w:rsid w:val="00F01407"/>
    <w:rsid w:val="00F248AE"/>
    <w:rsid w:val="00F3399F"/>
    <w:rsid w:val="00F63D17"/>
    <w:rsid w:val="00F76A33"/>
    <w:rsid w:val="00F867F6"/>
    <w:rsid w:val="00F962DB"/>
    <w:rsid w:val="00FC72F3"/>
    <w:rsid w:val="00FE0055"/>
    <w:rsid w:val="00FF0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BD459"/>
  <w15:chartTrackingRefBased/>
  <w15:docId w15:val="{A39D181A-0F3E-455A-946D-EB381D986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3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3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3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3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3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3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7C8"/>
    <w:rPr>
      <w:rFonts w:eastAsiaTheme="majorEastAsia" w:cstheme="majorBidi"/>
      <w:color w:val="272727" w:themeColor="text1" w:themeTint="D8"/>
    </w:rPr>
  </w:style>
  <w:style w:type="paragraph" w:styleId="Title">
    <w:name w:val="Title"/>
    <w:basedOn w:val="Normal"/>
    <w:next w:val="Normal"/>
    <w:link w:val="TitleChar"/>
    <w:uiPriority w:val="10"/>
    <w:qFormat/>
    <w:rsid w:val="00DB3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7C8"/>
    <w:pPr>
      <w:spacing w:before="160"/>
      <w:jc w:val="center"/>
    </w:pPr>
    <w:rPr>
      <w:i/>
      <w:iCs/>
      <w:color w:val="404040" w:themeColor="text1" w:themeTint="BF"/>
    </w:rPr>
  </w:style>
  <w:style w:type="character" w:customStyle="1" w:styleId="QuoteChar">
    <w:name w:val="Quote Char"/>
    <w:basedOn w:val="DefaultParagraphFont"/>
    <w:link w:val="Quote"/>
    <w:uiPriority w:val="29"/>
    <w:rsid w:val="00DB37C8"/>
    <w:rPr>
      <w:i/>
      <w:iCs/>
      <w:color w:val="404040" w:themeColor="text1" w:themeTint="BF"/>
    </w:rPr>
  </w:style>
  <w:style w:type="paragraph" w:styleId="ListParagraph">
    <w:name w:val="List Paragraph"/>
    <w:basedOn w:val="Normal"/>
    <w:uiPriority w:val="34"/>
    <w:qFormat/>
    <w:rsid w:val="00DB37C8"/>
    <w:pPr>
      <w:ind w:left="720"/>
      <w:contextualSpacing/>
    </w:pPr>
  </w:style>
  <w:style w:type="character" w:styleId="IntenseEmphasis">
    <w:name w:val="Intense Emphasis"/>
    <w:basedOn w:val="DefaultParagraphFont"/>
    <w:uiPriority w:val="21"/>
    <w:qFormat/>
    <w:rsid w:val="00DB37C8"/>
    <w:rPr>
      <w:i/>
      <w:iCs/>
      <w:color w:val="0F4761" w:themeColor="accent1" w:themeShade="BF"/>
    </w:rPr>
  </w:style>
  <w:style w:type="paragraph" w:styleId="IntenseQuote">
    <w:name w:val="Intense Quote"/>
    <w:basedOn w:val="Normal"/>
    <w:next w:val="Normal"/>
    <w:link w:val="IntenseQuoteChar"/>
    <w:uiPriority w:val="30"/>
    <w:qFormat/>
    <w:rsid w:val="00DB3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7C8"/>
    <w:rPr>
      <w:i/>
      <w:iCs/>
      <w:color w:val="0F4761" w:themeColor="accent1" w:themeShade="BF"/>
    </w:rPr>
  </w:style>
  <w:style w:type="character" w:styleId="IntenseReference">
    <w:name w:val="Intense Reference"/>
    <w:basedOn w:val="DefaultParagraphFont"/>
    <w:uiPriority w:val="32"/>
    <w:qFormat/>
    <w:rsid w:val="00DB37C8"/>
    <w:rPr>
      <w:b/>
      <w:bCs/>
      <w:smallCaps/>
      <w:color w:val="0F4761" w:themeColor="accent1" w:themeShade="BF"/>
      <w:spacing w:val="5"/>
    </w:rPr>
  </w:style>
  <w:style w:type="paragraph" w:customStyle="1" w:styleId="p1">
    <w:name w:val="p1"/>
    <w:basedOn w:val="Normal"/>
    <w:rsid w:val="00DB37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B37C8"/>
  </w:style>
  <w:style w:type="paragraph" w:customStyle="1" w:styleId="p2">
    <w:name w:val="p2"/>
    <w:basedOn w:val="Normal"/>
    <w:rsid w:val="00DB37C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B37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B37C8"/>
  </w:style>
  <w:style w:type="paragraph" w:customStyle="1" w:styleId="p4">
    <w:name w:val="p4"/>
    <w:basedOn w:val="Normal"/>
    <w:rsid w:val="00DB37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DB37C8"/>
  </w:style>
  <w:style w:type="paragraph" w:styleId="Revision">
    <w:name w:val="Revision"/>
    <w:hidden/>
    <w:uiPriority w:val="99"/>
    <w:semiHidden/>
    <w:rsid w:val="007841C9"/>
    <w:pPr>
      <w:spacing w:after="0" w:line="240" w:lineRule="auto"/>
    </w:pPr>
  </w:style>
  <w:style w:type="character" w:styleId="CommentReference">
    <w:name w:val="annotation reference"/>
    <w:basedOn w:val="DefaultParagraphFont"/>
    <w:uiPriority w:val="99"/>
    <w:semiHidden/>
    <w:unhideWhenUsed/>
    <w:rsid w:val="00C02B67"/>
    <w:rPr>
      <w:sz w:val="16"/>
      <w:szCs w:val="16"/>
    </w:rPr>
  </w:style>
  <w:style w:type="paragraph" w:styleId="CommentText">
    <w:name w:val="annotation text"/>
    <w:basedOn w:val="Normal"/>
    <w:link w:val="CommentTextChar"/>
    <w:uiPriority w:val="99"/>
    <w:unhideWhenUsed/>
    <w:rsid w:val="00C02B67"/>
    <w:pPr>
      <w:spacing w:line="240" w:lineRule="auto"/>
    </w:pPr>
    <w:rPr>
      <w:sz w:val="20"/>
      <w:szCs w:val="20"/>
    </w:rPr>
  </w:style>
  <w:style w:type="character" w:customStyle="1" w:styleId="CommentTextChar">
    <w:name w:val="Comment Text Char"/>
    <w:basedOn w:val="DefaultParagraphFont"/>
    <w:link w:val="CommentText"/>
    <w:uiPriority w:val="99"/>
    <w:rsid w:val="00C02B67"/>
    <w:rPr>
      <w:sz w:val="20"/>
      <w:szCs w:val="20"/>
    </w:rPr>
  </w:style>
  <w:style w:type="paragraph" w:styleId="CommentSubject">
    <w:name w:val="annotation subject"/>
    <w:basedOn w:val="CommentText"/>
    <w:next w:val="CommentText"/>
    <w:link w:val="CommentSubjectChar"/>
    <w:uiPriority w:val="99"/>
    <w:semiHidden/>
    <w:unhideWhenUsed/>
    <w:rsid w:val="00C02B67"/>
    <w:rPr>
      <w:b/>
      <w:bCs/>
    </w:rPr>
  </w:style>
  <w:style w:type="character" w:customStyle="1" w:styleId="CommentSubjectChar">
    <w:name w:val="Comment Subject Char"/>
    <w:basedOn w:val="CommentTextChar"/>
    <w:link w:val="CommentSubject"/>
    <w:uiPriority w:val="99"/>
    <w:semiHidden/>
    <w:rsid w:val="00C02B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1723</Words>
  <Characters>9825</Characters>
  <Application>Microsoft Office Word</Application>
  <DocSecurity>4</DocSecurity>
  <Lines>81</Lines>
  <Paragraphs>23</Paragraphs>
  <ScaleCrop>false</ScaleCrop>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Girvetz, Evan (Alliance Bioversity-CIAT)</dc:creator>
  <cp:keywords/>
  <dc:description/>
  <cp:lastModifiedBy>Girvetz, Evan (Alliance Bioversity-CIAT)</cp:lastModifiedBy>
  <cp:revision>101</cp:revision>
  <dcterms:created xsi:type="dcterms:W3CDTF">2025-08-19T06:50:00Z</dcterms:created>
  <dcterms:modified xsi:type="dcterms:W3CDTF">2025-08-19T08:19:00Z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33da1508-652b-48f1-9e18-810569fe6d9f</vt:lpwstr>
  </property>
</Properties>
</file>