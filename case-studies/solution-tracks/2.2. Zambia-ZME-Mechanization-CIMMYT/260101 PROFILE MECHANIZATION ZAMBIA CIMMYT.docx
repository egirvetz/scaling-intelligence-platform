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8583D" w:rsidR="0078583D" w:rsidP="0078583D" w:rsidRDefault="0078583D" w14:paraId="037D349D" w14:textId="77777777">
      <w:r w:rsidRPr="0078583D">
        <w:rPr>
          <w:b/>
          <w:bCs/>
        </w:rPr>
        <w:t>Flagship Solution Scaling Track Profile</w:t>
      </w:r>
    </w:p>
    <w:p w:rsidRPr="0078583D" w:rsidR="0078583D" w:rsidP="0078583D" w:rsidRDefault="0078583D" w14:paraId="75581BF6" w14:textId="77777777">
      <w:r w:rsidRPr="0078583D">
        <w:rPr>
          <w:b/>
          <w:bCs/>
        </w:rPr>
        <w:t>Scaling Inclusive Mechanization through Rural Entrepreneurship and Financial Innovation</w:t>
      </w:r>
    </w:p>
    <w:p w:rsidRPr="0078583D" w:rsidR="0078583D" w:rsidP="0078583D" w:rsidRDefault="0078583D" w14:paraId="50359DA8" w14:textId="77777777">
      <w:r w:rsidRPr="0078583D">
        <w:rPr>
          <w:b/>
          <w:bCs/>
        </w:rPr>
        <w:t>Scaling for Impact Science Program | Area of Work 2 (Catalyzing Mechanization and Postharvest Services)</w:t>
      </w:r>
    </w:p>
    <w:p w:rsidRPr="0078583D" w:rsidR="0078583D" w:rsidP="0078583D" w:rsidRDefault="0078583D" w14:paraId="33EE2873" w14:textId="77777777">
      <w:r w:rsidRPr="336C7083" w:rsidR="0078583D">
        <w:rPr>
          <w:b w:val="1"/>
          <w:bCs w:val="1"/>
        </w:rPr>
        <w:t>Version:</w:t>
      </w:r>
      <w:r w:rsidR="0078583D">
        <w:rPr/>
        <w:t> 1.0</w:t>
      </w:r>
      <w:r>
        <w:br/>
      </w:r>
      <w:r w:rsidRPr="336C7083" w:rsidR="0078583D">
        <w:rPr>
          <w:b w:val="1"/>
          <w:bCs w:val="1"/>
        </w:rPr>
        <w:t>Date:</w:t>
      </w:r>
      <w:r w:rsidR="0078583D">
        <w:rPr/>
        <w:t> February 2026</w:t>
      </w:r>
    </w:p>
    <w:p w:rsidR="2ED85D1C" w:rsidP="336C7083" w:rsidRDefault="2ED85D1C" w14:paraId="1CD3AE62" w14:textId="7EA6E7D2">
      <w:pPr>
        <w:rPr>
          <w:rFonts w:ascii="Aptos" w:hAnsi="Aptos" w:eastAsia="Aptos" w:cs="Aptos"/>
          <w:noProof w:val="0"/>
          <w:sz w:val="24"/>
          <w:szCs w:val="24"/>
          <w:lang w:val="en-US"/>
        </w:rPr>
      </w:pPr>
      <w:r w:rsidRPr="336C7083" w:rsidR="2ED85D1C">
        <w:rPr>
          <w:rFonts w:ascii="Aptos" w:hAnsi="Aptos" w:eastAsia="Aptos" w:cs="Aptos"/>
          <w:b w:val="0"/>
          <w:bCs w:val="0"/>
          <w:i w:val="0"/>
          <w:iCs w:val="0"/>
          <w:caps w:val="0"/>
          <w:smallCaps w:val="0"/>
          <w:noProof w:val="0"/>
          <w:color w:val="000000" w:themeColor="text1" w:themeTint="FF" w:themeShade="FF"/>
          <w:sz w:val="24"/>
          <w:szCs w:val="24"/>
          <w:lang w:val="en-US"/>
        </w:rPr>
        <w:t>Reviewed: 27/05/2026</w:t>
      </w:r>
    </w:p>
    <w:p w:rsidR="336C7083" w:rsidRDefault="336C7083" w14:paraId="65331CD9" w14:textId="443CD692"/>
    <w:p w:rsidRPr="0078583D" w:rsidR="0078583D" w:rsidP="0078583D" w:rsidRDefault="00000000" w14:paraId="52928544" w14:textId="77777777">
      <w:r>
        <w:pict w14:anchorId="6551858C">
          <v:rect id="_x0000_i1025" style="width:0;height:.75pt" o:hr="t" o:hrstd="t" o:hralign="center" fillcolor="#a0a0a0" stroked="f"/>
        </w:pict>
      </w:r>
    </w:p>
    <w:p w:rsidRPr="0078583D" w:rsidR="0078583D" w:rsidP="336C7083" w:rsidRDefault="0078583D" w14:paraId="5A0F521A" w14:textId="77777777">
      <w:pPr>
        <w:jc w:val="both"/>
        <w:rPr>
          <w:b w:val="1"/>
          <w:bCs w:val="1"/>
        </w:rPr>
      </w:pPr>
      <w:r w:rsidRPr="336C7083" w:rsidR="0078583D">
        <w:rPr>
          <w:b w:val="1"/>
          <w:bCs w:val="1"/>
        </w:rPr>
        <w:t>1. Overview</w:t>
      </w:r>
    </w:p>
    <w:p w:rsidRPr="0078583D" w:rsidR="0078583D" w:rsidP="336C7083" w:rsidRDefault="0078583D" w14:paraId="18CD8577" w14:textId="3FAF2FCA">
      <w:pPr>
        <w:jc w:val="both"/>
      </w:pPr>
      <w:r w:rsidR="0078583D">
        <w:rPr/>
        <w:t xml:space="preserve">Agriculture in Southern Africa </w:t>
      </w:r>
      <w:r w:rsidR="0078583D">
        <w:rPr/>
        <w:t>remains</w:t>
      </w:r>
      <w:r w:rsidR="0078583D">
        <w:rPr/>
        <w:t xml:space="preserve"> heavily reliant on manual </w:t>
      </w:r>
      <w:r w:rsidR="0078583D">
        <w:rPr/>
        <w:t>labo</w:t>
      </w:r>
      <w:r w:rsidR="00320AA2">
        <w:rPr/>
        <w:t>u</w:t>
      </w:r>
      <w:r w:rsidR="0078583D">
        <w:rPr/>
        <w:t>r</w:t>
      </w:r>
      <w:r w:rsidR="0078583D">
        <w:rPr/>
        <w:t xml:space="preserve"> and animal draft </w:t>
      </w:r>
      <w:r w:rsidR="0078583D">
        <w:rPr/>
        <w:t>power,</w:t>
      </w:r>
      <w:r w:rsidR="0078583D">
        <w:rPr/>
        <w:t xml:space="preserve"> a model increasingly disrupted by climate change, disease, and </w:t>
      </w:r>
      <w:r w:rsidR="00F45503">
        <w:rPr/>
        <w:t>labour</w:t>
      </w:r>
      <w:r w:rsidR="00F45503">
        <w:rPr/>
        <w:t xml:space="preserve"> </w:t>
      </w:r>
      <w:r w:rsidR="0078583D">
        <w:rPr/>
        <w:t xml:space="preserve">shortages. In Zambia, recurring droughts have decimated draft cattle herds, leaving smallholder farmers, particularly women and youth, without reliable traction for </w:t>
      </w:r>
      <w:r w:rsidR="0078583D">
        <w:rPr/>
        <w:t>timely</w:t>
      </w:r>
      <w:r w:rsidR="0078583D">
        <w:rPr/>
        <w:t xml:space="preserve"> land preparation, planting, and postharvest processing. This limits the adoption of climate-smart practices, suppresses yields, and perpetuates rural drudgery. This Scaling Track addresses this critical bottleneck by </w:t>
      </w:r>
      <w:r w:rsidR="0078583D">
        <w:rPr/>
        <w:t>establishing</w:t>
      </w:r>
      <w:r w:rsidR="0078583D">
        <w:rPr/>
        <w:t xml:space="preserve"> a sustainable and inclusive mechanization ecosystem.</w:t>
      </w:r>
    </w:p>
    <w:p w:rsidRPr="0078583D" w:rsidR="0078583D" w:rsidP="336C7083" w:rsidRDefault="0078583D" w14:paraId="1F85EDCA" w14:textId="77777777">
      <w:pPr>
        <w:jc w:val="both"/>
      </w:pPr>
      <w:r w:rsidR="0078583D">
        <w:rPr/>
        <w:t>The primary goal is to scale access to climate-smart, scale-appropriate mechanization for smallholder farmers by catalyzing a network of rural entrepreneurs. The solution is a bundled "Mechanization Starter Pack" combined with a </w:t>
      </w:r>
      <w:r w:rsidRPr="336C7083" w:rsidR="0078583D">
        <w:rPr>
          <w:b w:val="1"/>
          <w:bCs w:val="1"/>
        </w:rPr>
        <w:t>Mechanization Service Provider (MSP)</w:t>
      </w:r>
      <w:r w:rsidR="0078583D">
        <w:rPr/>
        <w:t> delivery model. The bundle integrates: (</w:t>
      </w:r>
      <w:r w:rsidR="0078583D">
        <w:rPr/>
        <w:t>i</w:t>
      </w:r>
      <w:r w:rsidR="0078583D">
        <w:rPr/>
        <w:t>) access to low-cost, multi-purpose machinery (e.g., two-wheel tractors, rippers, direct seeders, shellers, and postharvest equipment); (ii) tailored financial products with risk mitigation; and (iii) comprehensive technical and business training. This approach transforms rural youth and women into paid service providers, creating enterprises while delivering affordable, pay-per-use services to their communities.</w:t>
      </w:r>
    </w:p>
    <w:p w:rsidRPr="0078583D" w:rsidR="0078583D" w:rsidP="336C7083" w:rsidRDefault="0078583D" w14:paraId="700023C4" w14:textId="2DA5CFD9">
      <w:pPr>
        <w:jc w:val="both"/>
      </w:pPr>
      <w:r w:rsidR="0078583D">
        <w:rPr/>
        <w:t xml:space="preserve">The scaling pathway is anchored in Zambia, with a strategic vision to expand to Zimbabwe, Malawi, Kenya, and Ethiopia. The model is not theoretical; it is built on a robust evidence base from Zimbabwe, where over 500 MSPs were </w:t>
      </w:r>
      <w:r w:rsidR="0078583D">
        <w:rPr/>
        <w:t>established</w:t>
      </w:r>
      <w:r w:rsidR="0078583D">
        <w:rPr/>
        <w:t xml:space="preserve"> between 2022 and 2025, serving more than 20,000 farmers and generating over US$40,000 in revenue, even during a drought year. This track is led by CIMMYT in close partnership with the Alliance of Bioversity International and CIAT (ABC) and the International Water Management Institute (IWMI), </w:t>
      </w:r>
      <w:r w:rsidR="002F31F8">
        <w:rPr/>
        <w:t>and is driven by strong demand from government ministries, financial institutions, and private-sector</w:t>
      </w:r>
      <w:r w:rsidR="0078583D">
        <w:rPr/>
        <w:t xml:space="preserve"> suppliers.</w:t>
      </w:r>
    </w:p>
    <w:p w:rsidRPr="0078583D" w:rsidR="0078583D" w:rsidP="0078583D" w:rsidRDefault="0078583D" w14:paraId="5068F7AF" w14:textId="19D05407">
      <w:pPr>
        <w:rPr>
          <w:b w:val="1"/>
          <w:bCs w:val="1"/>
        </w:rPr>
      </w:pPr>
      <w:r w:rsidRPr="336C7083" w:rsidR="0078583D">
        <w:rPr>
          <w:b w:val="1"/>
          <w:bCs w:val="1"/>
        </w:rPr>
        <w:t xml:space="preserve">2. Innovation Bundle </w:t>
      </w:r>
      <w:r w:rsidRPr="336C7083" w:rsidR="16E12C9F">
        <w:rPr>
          <w:b w:val="1"/>
          <w:bCs w:val="1"/>
        </w:rPr>
        <w:t>and</w:t>
      </w:r>
      <w:r w:rsidRPr="336C7083" w:rsidR="0078583D">
        <w:rPr>
          <w:b w:val="1"/>
          <w:bCs w:val="1"/>
        </w:rPr>
        <w:t xml:space="preserve"> Scaling Ambition</w:t>
      </w:r>
    </w:p>
    <w:p w:rsidRPr="0078583D" w:rsidR="0078583D" w:rsidP="0078583D" w:rsidRDefault="0078583D" w14:paraId="65F2DA8D" w14:textId="24254DF0">
      <w:r w:rsidRPr="336C7083" w:rsidR="12D4CDAD">
        <w:rPr>
          <w:b w:val="1"/>
          <w:bCs w:val="1"/>
        </w:rPr>
        <w:t xml:space="preserve">2.1 </w:t>
      </w:r>
      <w:r w:rsidRPr="336C7083" w:rsidR="0078583D">
        <w:rPr>
          <w:b w:val="1"/>
          <w:bCs w:val="1"/>
        </w:rPr>
        <w:t>What is Being Scaled</w:t>
      </w:r>
    </w:p>
    <w:p w:rsidRPr="0078583D" w:rsidR="0078583D" w:rsidP="0078583D" w:rsidRDefault="0078583D" w14:paraId="30B7353B" w14:textId="77777777">
      <w:pPr>
        <w:numPr>
          <w:ilvl w:val="0"/>
          <w:numId w:val="1"/>
        </w:numPr>
      </w:pPr>
      <w:r w:rsidRPr="0078583D">
        <w:rPr>
          <w:b/>
          <w:bCs/>
        </w:rPr>
        <w:t>Mechanization Service Provider (MSP) Model:</w:t>
      </w:r>
      <w:r w:rsidRPr="0078583D">
        <w:t> A private-sector-led approach where rural entrepreneurs acquire machinery and sell services to farmers.</w:t>
      </w:r>
    </w:p>
    <w:p w:rsidRPr="0078583D" w:rsidR="0078583D" w:rsidP="0078583D" w:rsidRDefault="0078583D" w14:paraId="7F81E262" w14:textId="38A4E44C">
      <w:pPr>
        <w:numPr>
          <w:ilvl w:val="0"/>
          <w:numId w:val="1"/>
        </w:numPr>
        <w:rPr/>
      </w:pPr>
      <w:r w:rsidRPr="336C7083" w:rsidR="0078583D">
        <w:rPr>
          <w:b w:val="1"/>
          <w:bCs w:val="1"/>
        </w:rPr>
        <w:t>Bundled "Starter Pack":</w:t>
      </w:r>
      <w:r w:rsidR="0078583D">
        <w:rPr/>
        <w:t> A curated set of scale-appropriate machinery</w:t>
      </w:r>
      <w:r w:rsidR="00CB4DB7">
        <w:rPr/>
        <w:t>,</w:t>
      </w:r>
      <w:r w:rsidR="0078583D">
        <w:rPr/>
        <w:t xml:space="preserve"> including two-wheel tractors, basin diggers, rippers, direct seeders, shellers, threshers, and trailers.</w:t>
      </w:r>
    </w:p>
    <w:p w:rsidRPr="0078583D" w:rsidR="0078583D" w:rsidP="0078583D" w:rsidRDefault="0078583D" w14:paraId="34D6D485" w14:textId="77777777">
      <w:pPr>
        <w:numPr>
          <w:ilvl w:val="0"/>
          <w:numId w:val="1"/>
        </w:numPr>
      </w:pPr>
      <w:r w:rsidRPr="0078583D">
        <w:rPr>
          <w:b/>
          <w:bCs/>
        </w:rPr>
        <w:t>Innovative Financial Instruments:</w:t>
      </w:r>
      <w:r w:rsidRPr="0078583D">
        <w:t> Bundled loan products with climate risk insurance, supported by risk-sharing facilities (RSFs) to de-risk lending for financial institutions.</w:t>
      </w:r>
    </w:p>
    <w:p w:rsidR="0078583D" w:rsidP="0078583D" w:rsidRDefault="0078583D" w14:paraId="30A3C32A" w14:textId="77777777">
      <w:pPr>
        <w:numPr>
          <w:ilvl w:val="0"/>
          <w:numId w:val="1"/>
        </w:numPr>
        <w:rPr/>
      </w:pPr>
      <w:r w:rsidRPr="336C7083" w:rsidR="0078583D">
        <w:rPr>
          <w:b w:val="1"/>
          <w:bCs w:val="1"/>
        </w:rPr>
        <w:t>Service Ecosystem Support:</w:t>
      </w:r>
      <w:r w:rsidR="0078583D">
        <w:rPr/>
        <w:t> A package of technical training, financial literacy, business development support, and regional service hubs for spare parts and repairs.</w:t>
      </w:r>
    </w:p>
    <w:p w:rsidR="00D179C6" w:rsidP="0078583D" w:rsidRDefault="001C7953" w14:paraId="77DE474E" w14:textId="71505A34">
      <w:pPr>
        <w:numPr>
          <w:ilvl w:val="0"/>
          <w:numId w:val="1"/>
        </w:numPr>
        <w:rPr/>
      </w:pPr>
      <w:r w:rsidRPr="336C7083" w:rsidR="001C7953">
        <w:rPr>
          <w:b w:val="1"/>
          <w:bCs w:val="1"/>
        </w:rPr>
        <w:t xml:space="preserve">Gender, </w:t>
      </w:r>
      <w:r w:rsidRPr="336C7083" w:rsidR="001C7953">
        <w:rPr>
          <w:b w:val="1"/>
          <w:bCs w:val="1"/>
        </w:rPr>
        <w:t>youth</w:t>
      </w:r>
      <w:r w:rsidRPr="336C7083" w:rsidR="001C7953">
        <w:rPr>
          <w:b w:val="1"/>
          <w:bCs w:val="1"/>
        </w:rPr>
        <w:t xml:space="preserve"> </w:t>
      </w:r>
      <w:r w:rsidRPr="336C7083" w:rsidR="16E12C9F">
        <w:rPr>
          <w:b w:val="1"/>
          <w:bCs w:val="1"/>
        </w:rPr>
        <w:t>and</w:t>
      </w:r>
      <w:r w:rsidRPr="336C7083" w:rsidR="001C7953">
        <w:rPr>
          <w:b w:val="1"/>
          <w:bCs w:val="1"/>
        </w:rPr>
        <w:t xml:space="preserve"> inclusion pathways:</w:t>
      </w:r>
      <w:r w:rsidR="001C7953">
        <w:rPr/>
        <w:t xml:space="preserve"> Targeted </w:t>
      </w:r>
      <w:r w:rsidR="00210E43">
        <w:rPr/>
        <w:t xml:space="preserve">support to enable women and youth participation as MSPs and service users, including tailored financing, capacity development, and </w:t>
      </w:r>
      <w:r w:rsidR="00210E43">
        <w:rPr/>
        <w:t>labour-saving</w:t>
      </w:r>
      <w:r w:rsidR="00210E43">
        <w:rPr/>
        <w:t xml:space="preserve"> solutions.</w:t>
      </w:r>
    </w:p>
    <w:p w:rsidRPr="0078583D" w:rsidR="00BB376B" w:rsidP="0078583D" w:rsidRDefault="00BB376B" w14:paraId="22A18C6B" w14:textId="4071CD77">
      <w:pPr>
        <w:numPr>
          <w:ilvl w:val="0"/>
          <w:numId w:val="1"/>
        </w:numPr>
        <w:rPr/>
      </w:pPr>
      <w:r w:rsidRPr="336C7083" w:rsidR="00BB376B">
        <w:rPr>
          <w:b w:val="1"/>
          <w:bCs w:val="1"/>
        </w:rPr>
        <w:t xml:space="preserve">Demand </w:t>
      </w:r>
      <w:r w:rsidRPr="336C7083" w:rsidR="00132243">
        <w:rPr>
          <w:b w:val="1"/>
          <w:bCs w:val="1"/>
        </w:rPr>
        <w:t xml:space="preserve">Creation </w:t>
      </w:r>
      <w:r w:rsidRPr="336C7083" w:rsidR="16E12C9F">
        <w:rPr>
          <w:b w:val="1"/>
          <w:bCs w:val="1"/>
        </w:rPr>
        <w:t>and</w:t>
      </w:r>
      <w:r w:rsidRPr="336C7083" w:rsidR="00132243">
        <w:rPr>
          <w:b w:val="1"/>
          <w:bCs w:val="1"/>
        </w:rPr>
        <w:t xml:space="preserve"> Market Linkages:</w:t>
      </w:r>
      <w:r w:rsidR="00132243">
        <w:rPr/>
        <w:t xml:space="preserve"> </w:t>
      </w:r>
      <w:r w:rsidR="00132243">
        <w:rPr/>
        <w:t>Structured farmer demand generation through demonstration-to-adoption pathways, combined with market linkages to aggregators, processors, and off-takers to ensure services translate into income.</w:t>
      </w:r>
    </w:p>
    <w:p w:rsidRPr="0078583D" w:rsidR="0078583D" w:rsidP="0078583D" w:rsidRDefault="0078583D" w14:paraId="1582FBBA" w14:textId="2BAF39AD">
      <w:r w:rsidRPr="336C7083" w:rsidR="49E1350D">
        <w:rPr>
          <w:b w:val="1"/>
          <w:bCs w:val="1"/>
        </w:rPr>
        <w:t xml:space="preserve">2.2 </w:t>
      </w:r>
      <w:r w:rsidRPr="336C7083" w:rsidR="0078583D">
        <w:rPr>
          <w:b w:val="1"/>
          <w:bCs w:val="1"/>
        </w:rPr>
        <w:t>Evidence of Impact</w:t>
      </w:r>
    </w:p>
    <w:p w:rsidRPr="0078583D" w:rsidR="0078583D" w:rsidP="0078583D" w:rsidRDefault="0078583D" w14:paraId="5CFFBD66" w14:textId="77777777">
      <w:pPr>
        <w:numPr>
          <w:ilvl w:val="0"/>
          <w:numId w:val="2"/>
        </w:numPr>
      </w:pPr>
      <w:r w:rsidRPr="0078583D">
        <w:rPr>
          <w:b/>
          <w:bCs/>
        </w:rPr>
        <w:t>Proven Reach and Revenue:</w:t>
      </w:r>
      <w:r w:rsidRPr="0078583D">
        <w:t> In Zimbabwe (2022-2025), the model established </w:t>
      </w:r>
      <w:r w:rsidRPr="0078583D">
        <w:rPr>
          <w:b/>
          <w:bCs/>
        </w:rPr>
        <w:t>500+ MSPs</w:t>
      </w:r>
      <w:r w:rsidRPr="0078583D">
        <w:t> serving over </w:t>
      </w:r>
      <w:r w:rsidRPr="0078583D">
        <w:rPr>
          <w:b/>
          <w:bCs/>
        </w:rPr>
        <w:t>20,000 farmers</w:t>
      </w:r>
      <w:r w:rsidRPr="0078583D">
        <w:t> (with spillover to 35,000+), generating over </w:t>
      </w:r>
      <w:r w:rsidRPr="0078583D">
        <w:rPr>
          <w:b/>
          <w:bCs/>
        </w:rPr>
        <w:t>US$40,000 in revenue</w:t>
      </w:r>
      <w:r w:rsidRPr="0078583D">
        <w:t> for MSPs despite a severe drought.</w:t>
      </w:r>
    </w:p>
    <w:p w:rsidRPr="0078583D" w:rsidR="0078583D" w:rsidP="0078583D" w:rsidRDefault="0078583D" w14:paraId="5A11E00C" w14:textId="1B1AE493">
      <w:pPr>
        <w:numPr>
          <w:ilvl w:val="0"/>
          <w:numId w:val="2"/>
        </w:numPr>
        <w:rPr/>
      </w:pPr>
      <w:r w:rsidRPr="336C7083" w:rsidR="0078583D">
        <w:rPr>
          <w:b w:val="1"/>
          <w:bCs w:val="1"/>
        </w:rPr>
        <w:t>Private Sector Leverage:</w:t>
      </w:r>
      <w:r w:rsidR="0078583D">
        <w:rPr/>
        <w:t xml:space="preserve"> The pilot </w:t>
      </w:r>
      <w:r w:rsidR="003D0ECE">
        <w:rPr/>
        <w:t>raised</w:t>
      </w:r>
      <w:r w:rsidR="0078583D">
        <w:rPr/>
        <w:t xml:space="preserve"> over </w:t>
      </w:r>
      <w:r w:rsidRPr="336C7083" w:rsidR="0078583D">
        <w:rPr>
          <w:b w:val="1"/>
          <w:bCs w:val="1"/>
        </w:rPr>
        <w:t>US$337,000</w:t>
      </w:r>
      <w:r w:rsidR="0078583D">
        <w:rPr/>
        <w:t> in private sector investment from service providers and financiers.</w:t>
      </w:r>
    </w:p>
    <w:p w:rsidRPr="0078583D" w:rsidR="0078583D" w:rsidP="0078583D" w:rsidRDefault="0078583D" w14:paraId="7ACD1F12" w14:textId="1B5422CE">
      <w:pPr>
        <w:numPr>
          <w:ilvl w:val="0"/>
          <w:numId w:val="2"/>
        </w:numPr>
        <w:rPr/>
      </w:pPr>
      <w:r w:rsidRPr="336C7083" w:rsidR="0078583D">
        <w:rPr>
          <w:b w:val="1"/>
          <w:bCs w:val="1"/>
        </w:rPr>
        <w:t>Strong Demand:</w:t>
      </w:r>
      <w:r w:rsidR="0078583D">
        <w:rPr/>
        <w:t xml:space="preserve"> High </w:t>
      </w:r>
      <w:r w:rsidR="0078583D">
        <w:rPr/>
        <w:t>willingness-to-pay</w:t>
      </w:r>
      <w:r w:rsidR="0078583D">
        <w:rPr/>
        <w:t xml:space="preserve"> confirmed through recent studies and Scaling Readiness workshops. Over 1,000 units of a popular no-till planter were sold in </w:t>
      </w:r>
      <w:r w:rsidR="003D0ECE">
        <w:rPr/>
        <w:t xml:space="preserve">Zimbabwe in a single year </w:t>
      </w:r>
      <w:r w:rsidR="0078583D">
        <w:rPr/>
        <w:t xml:space="preserve">after ecosystem elements were </w:t>
      </w:r>
      <w:r w:rsidR="0078583D">
        <w:rPr/>
        <w:t>established</w:t>
      </w:r>
      <w:r w:rsidR="0078583D">
        <w:rPr/>
        <w:t>.</w:t>
      </w:r>
    </w:p>
    <w:p w:rsidRPr="0078583D" w:rsidR="0078583D" w:rsidP="0078583D" w:rsidRDefault="0078583D" w14:paraId="2A2DF944" w14:textId="77777777">
      <w:pPr>
        <w:numPr>
          <w:ilvl w:val="0"/>
          <w:numId w:val="2"/>
        </w:numPr>
      </w:pPr>
      <w:r w:rsidRPr="0078583D">
        <w:rPr>
          <w:b/>
          <w:bCs/>
        </w:rPr>
        <w:t>Scalability Confirmed:</w:t>
      </w:r>
      <w:r w:rsidRPr="0078583D">
        <w:t> The innovation is assessed at Scaling Readiness Levels 5-6, having moved beyond proof-of-concept to proven operational success in multiple environments.</w:t>
      </w:r>
    </w:p>
    <w:p w:rsidR="008111A7" w:rsidP="0078583D" w:rsidRDefault="008111A7" w14:paraId="24D4680F" w14:textId="77777777">
      <w:pPr>
        <w:rPr>
          <w:b w:val="1"/>
          <w:bCs w:val="1"/>
        </w:rPr>
      </w:pPr>
    </w:p>
    <w:p w:rsidR="008111A7" w:rsidP="0078583D" w:rsidRDefault="008111A7" w14:paraId="2C20FB43" w14:textId="77777777">
      <w:pPr>
        <w:rPr>
          <w:b w:val="1"/>
          <w:bCs w:val="1"/>
        </w:rPr>
      </w:pPr>
    </w:p>
    <w:p w:rsidRPr="0078583D" w:rsidR="0078583D" w:rsidP="0078583D" w:rsidRDefault="0078583D" w14:paraId="40C065C4" w14:textId="33418E5E">
      <w:r w:rsidRPr="336C7083" w:rsidR="315694F4">
        <w:rPr>
          <w:b w:val="1"/>
          <w:bCs w:val="1"/>
        </w:rPr>
        <w:t xml:space="preserve">2.3 </w:t>
      </w:r>
      <w:r w:rsidRPr="336C7083" w:rsidR="0078583D">
        <w:rPr>
          <w:b w:val="1"/>
          <w:bCs w:val="1"/>
        </w:rPr>
        <w:t>Scaling Targets</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347"/>
        <w:gridCol w:w="3602"/>
        <w:gridCol w:w="3402"/>
      </w:tblGrid>
      <w:tr w:rsidRPr="0078583D" w:rsidR="00563F90" w:rsidTr="336C7083" w14:paraId="478BF53E" w14:textId="77777777">
        <w:trPr>
          <w:trHeight w:val="330"/>
          <w:tblHeader/>
        </w:trPr>
        <w:tc>
          <w:tcPr>
            <w:tcW w:w="2347" w:type="dxa"/>
            <w:tcMar>
              <w:top w:w="150" w:type="dxa"/>
              <w:left w:w="0" w:type="dxa"/>
              <w:bottom w:w="150" w:type="dxa"/>
              <w:right w:w="240" w:type="dxa"/>
            </w:tcMar>
            <w:vAlign w:val="center"/>
            <w:hideMark/>
          </w:tcPr>
          <w:p w:rsidRPr="009037E1" w:rsidR="0078583D" w:rsidP="0078583D" w:rsidRDefault="0078583D" w14:paraId="300CF5A8" w14:textId="77777777">
            <w:pPr>
              <w:rPr>
                <w:b w:val="1"/>
                <w:bCs w:val="1"/>
                <w:rPrChange w:author="" w16du:dateUtc="2026-04-17T08:03:00Z" w:id="1951702212">
                  <w:rPr/>
                </w:rPrChange>
              </w:rPr>
            </w:pPr>
            <w:r w:rsidRPr="336C7083" w:rsidR="0078583D">
              <w:rPr>
                <w:b w:val="1"/>
                <w:bCs w:val="1"/>
              </w:rPr>
              <w:t>Outcome Metric</w:t>
            </w:r>
          </w:p>
        </w:tc>
        <w:tc>
          <w:tcPr>
            <w:tcW w:w="3602" w:type="dxa"/>
            <w:tcMar>
              <w:top w:w="150" w:type="dxa"/>
              <w:left w:w="240" w:type="dxa"/>
              <w:bottom w:w="150" w:type="dxa"/>
              <w:right w:w="240" w:type="dxa"/>
            </w:tcMar>
            <w:vAlign w:val="center"/>
            <w:hideMark/>
          </w:tcPr>
          <w:p w:rsidRPr="009037E1" w:rsidR="0078583D" w:rsidP="0078583D" w:rsidRDefault="0078583D" w14:paraId="7C39059E" w14:textId="77777777">
            <w:pPr>
              <w:rPr>
                <w:b w:val="1"/>
                <w:bCs w:val="1"/>
                <w:rPrChange w:author="" w16du:dateUtc="2026-04-17T08:03:00Z" w:id="1497180138">
                  <w:rPr/>
                </w:rPrChange>
              </w:rPr>
            </w:pPr>
            <w:r w:rsidRPr="336C7083" w:rsidR="0078583D">
              <w:rPr>
                <w:b w:val="1"/>
                <w:bCs w:val="1"/>
              </w:rPr>
              <w:t>2026 Target</w:t>
            </w:r>
          </w:p>
        </w:tc>
        <w:tc>
          <w:tcPr>
            <w:tcW w:w="3402" w:type="dxa"/>
            <w:tcMar>
              <w:top w:w="150" w:type="dxa"/>
              <w:left w:w="240" w:type="dxa"/>
              <w:bottom w:w="150" w:type="dxa"/>
              <w:right w:w="240" w:type="dxa"/>
            </w:tcMar>
            <w:vAlign w:val="center"/>
            <w:hideMark/>
          </w:tcPr>
          <w:p w:rsidRPr="009037E1" w:rsidR="0078583D" w:rsidP="0078583D" w:rsidRDefault="0078583D" w14:paraId="32998B91" w14:textId="77777777">
            <w:pPr>
              <w:rPr>
                <w:b w:val="1"/>
                <w:bCs w:val="1"/>
                <w:rPrChange w:author="" w16du:dateUtc="2026-04-17T08:03:00Z" w:id="1675915555">
                  <w:rPr/>
                </w:rPrChange>
              </w:rPr>
            </w:pPr>
            <w:r w:rsidRPr="336C7083" w:rsidR="0078583D">
              <w:rPr>
                <w:b w:val="1"/>
                <w:bCs w:val="1"/>
              </w:rPr>
              <w:t>Long-term Goal (3-5 years)</w:t>
            </w:r>
          </w:p>
        </w:tc>
      </w:tr>
      <w:tr w:rsidRPr="0078583D" w:rsidR="00563F90" w:rsidTr="336C7083" w14:paraId="02367865" w14:textId="77777777">
        <w:trPr>
          <w:trHeight w:val="809"/>
        </w:trPr>
        <w:tc>
          <w:tcPr>
            <w:tcW w:w="2347" w:type="dxa"/>
            <w:tcMar>
              <w:top w:w="150" w:type="dxa"/>
              <w:left w:w="0" w:type="dxa"/>
              <w:bottom w:w="150" w:type="dxa"/>
              <w:right w:w="240" w:type="dxa"/>
            </w:tcMar>
            <w:vAlign w:val="center"/>
            <w:hideMark/>
          </w:tcPr>
          <w:p w:rsidRPr="0078583D" w:rsidR="0078583D" w:rsidP="0078583D" w:rsidRDefault="0078583D" w14:paraId="5F4C34DF" w14:textId="77777777">
            <w:r w:rsidRPr="0078583D">
              <w:t>Mechanization Service Providers (MSPs) established</w:t>
            </w:r>
          </w:p>
        </w:tc>
        <w:tc>
          <w:tcPr>
            <w:tcW w:w="3602" w:type="dxa"/>
            <w:tcMar>
              <w:top w:w="150" w:type="dxa"/>
              <w:left w:w="240" w:type="dxa"/>
              <w:bottom w:w="150" w:type="dxa"/>
              <w:right w:w="240" w:type="dxa"/>
            </w:tcMar>
            <w:vAlign w:val="center"/>
            <w:hideMark/>
          </w:tcPr>
          <w:p w:rsidRPr="0078583D" w:rsidR="0078583D" w:rsidP="0078583D" w:rsidRDefault="0078583D" w14:paraId="099537B1" w14:textId="77777777">
            <w:r w:rsidRPr="0078583D">
              <w:t>500 (in Zambia)</w:t>
            </w:r>
          </w:p>
        </w:tc>
        <w:tc>
          <w:tcPr>
            <w:tcW w:w="3402" w:type="dxa"/>
            <w:tcMar>
              <w:top w:w="150" w:type="dxa"/>
              <w:left w:w="240" w:type="dxa"/>
              <w:bottom w:w="150" w:type="dxa"/>
              <w:right w:w="0" w:type="dxa"/>
            </w:tcMar>
            <w:vAlign w:val="center"/>
            <w:hideMark/>
          </w:tcPr>
          <w:p w:rsidRPr="0078583D" w:rsidR="0078583D" w:rsidP="0078583D" w:rsidRDefault="0078583D" w14:paraId="3C862B43" w14:textId="77777777">
            <w:r w:rsidRPr="0078583D">
              <w:t>1,000 (in Zambia); expanded to 4 additional countries</w:t>
            </w:r>
          </w:p>
        </w:tc>
      </w:tr>
      <w:tr w:rsidRPr="0078583D" w:rsidR="00563F90" w:rsidTr="336C7083" w14:paraId="73563C69" w14:textId="77777777">
        <w:trPr>
          <w:trHeight w:val="730"/>
        </w:trPr>
        <w:tc>
          <w:tcPr>
            <w:tcW w:w="2347" w:type="dxa"/>
            <w:tcMar>
              <w:top w:w="150" w:type="dxa"/>
              <w:left w:w="0" w:type="dxa"/>
              <w:bottom w:w="150" w:type="dxa"/>
              <w:right w:w="240" w:type="dxa"/>
            </w:tcMar>
            <w:vAlign w:val="center"/>
            <w:hideMark/>
          </w:tcPr>
          <w:p w:rsidRPr="0078583D" w:rsidR="0078583D" w:rsidP="0078583D" w:rsidRDefault="0078583D" w14:paraId="7EB56001" w14:textId="17883485">
            <w:r w:rsidR="0078583D">
              <w:rPr/>
              <w:t xml:space="preserve">Smallholder farmers </w:t>
            </w:r>
            <w:r w:rsidR="2298F364">
              <w:rPr/>
              <w:t xml:space="preserve">accessing </w:t>
            </w:r>
            <w:r w:rsidR="2298F364">
              <w:rPr/>
              <w:t>mechanization</w:t>
            </w:r>
            <w:r w:rsidR="0078583D">
              <w:rPr/>
              <w:t xml:space="preserve"> services</w:t>
            </w:r>
          </w:p>
        </w:tc>
        <w:tc>
          <w:tcPr>
            <w:tcW w:w="3602" w:type="dxa"/>
            <w:tcMar>
              <w:top w:w="150" w:type="dxa"/>
              <w:left w:w="240" w:type="dxa"/>
              <w:bottom w:w="150" w:type="dxa"/>
              <w:right w:w="240" w:type="dxa"/>
            </w:tcMar>
            <w:vAlign w:val="center"/>
            <w:hideMark/>
          </w:tcPr>
          <w:p w:rsidRPr="0078583D" w:rsidR="0078583D" w:rsidP="0078583D" w:rsidRDefault="0078583D" w14:paraId="0F30F1BE" w14:textId="6F677124">
            <w:r w:rsidR="39B982F6">
              <w:rPr/>
              <w:t>10</w:t>
            </w:r>
            <w:r w:rsidR="39B982F6">
              <w:rPr/>
              <w:t>,000</w:t>
            </w:r>
          </w:p>
        </w:tc>
        <w:tc>
          <w:tcPr>
            <w:tcW w:w="3402" w:type="dxa"/>
            <w:tcMar>
              <w:top w:w="150" w:type="dxa"/>
              <w:left w:w="240" w:type="dxa"/>
              <w:bottom w:w="150" w:type="dxa"/>
              <w:right w:w="0" w:type="dxa"/>
            </w:tcMar>
            <w:vAlign w:val="center"/>
            <w:hideMark/>
          </w:tcPr>
          <w:p w:rsidRPr="0078583D" w:rsidR="0078583D" w:rsidP="0078583D" w:rsidRDefault="0078583D" w14:paraId="63B6B54D" w14:textId="1BDC1A13">
            <w:r w:rsidR="0078583D">
              <w:rPr/>
              <w:t>&gt;10</w:t>
            </w:r>
            <w:r w:rsidR="52B3DE11">
              <w:rPr/>
              <w:t>0</w:t>
            </w:r>
            <w:r w:rsidR="0078583D">
              <w:rPr/>
              <w:t>,000 (regionally)</w:t>
            </w:r>
          </w:p>
        </w:tc>
      </w:tr>
      <w:tr w:rsidRPr="0078583D" w:rsidR="00563F90" w:rsidTr="336C7083" w14:paraId="0AA777A3" w14:textId="77777777">
        <w:trPr>
          <w:trHeight w:val="794"/>
        </w:trPr>
        <w:tc>
          <w:tcPr>
            <w:tcW w:w="2347" w:type="dxa"/>
            <w:tcMar>
              <w:top w:w="150" w:type="dxa"/>
              <w:left w:w="0" w:type="dxa"/>
              <w:bottom w:w="150" w:type="dxa"/>
              <w:right w:w="240" w:type="dxa"/>
            </w:tcMar>
            <w:vAlign w:val="center"/>
            <w:hideMark/>
          </w:tcPr>
          <w:p w:rsidRPr="0078583D" w:rsidR="0078583D" w:rsidP="0078583D" w:rsidRDefault="0078583D" w14:paraId="4E58887F" w14:textId="2B09A88B">
            <w:r w:rsidR="0078583D">
              <w:rPr/>
              <w:t xml:space="preserve">Investment </w:t>
            </w:r>
            <w:r w:rsidR="0078583D">
              <w:rPr/>
              <w:t>leveraged</w:t>
            </w:r>
            <w:r w:rsidR="0078583D">
              <w:rPr/>
              <w:t xml:space="preserve"> (private </w:t>
            </w:r>
            <w:r w:rsidR="16E12C9F">
              <w:rPr/>
              <w:t>and</w:t>
            </w:r>
            <w:r w:rsidR="0078583D">
              <w:rPr/>
              <w:t xml:space="preserve"> institutional)</w:t>
            </w:r>
          </w:p>
        </w:tc>
        <w:tc>
          <w:tcPr>
            <w:tcW w:w="3602" w:type="dxa"/>
            <w:tcMar>
              <w:top w:w="150" w:type="dxa"/>
              <w:left w:w="240" w:type="dxa"/>
              <w:bottom w:w="150" w:type="dxa"/>
              <w:right w:w="240" w:type="dxa"/>
            </w:tcMar>
            <w:vAlign w:val="center"/>
            <w:hideMark/>
          </w:tcPr>
          <w:p w:rsidRPr="0078583D" w:rsidR="0078583D" w:rsidP="0078583D" w:rsidRDefault="0078583D" w14:paraId="35794FD2" w14:textId="77777777">
            <w:r w:rsidRPr="0078583D">
              <w:t>US$ 500,000+</w:t>
            </w:r>
          </w:p>
        </w:tc>
        <w:tc>
          <w:tcPr>
            <w:tcW w:w="3402" w:type="dxa"/>
            <w:tcMar>
              <w:top w:w="150" w:type="dxa"/>
              <w:left w:w="240" w:type="dxa"/>
              <w:bottom w:w="150" w:type="dxa"/>
              <w:right w:w="0" w:type="dxa"/>
            </w:tcMar>
            <w:vAlign w:val="center"/>
            <w:hideMark/>
          </w:tcPr>
          <w:p w:rsidRPr="0078583D" w:rsidR="0078583D" w:rsidP="0078583D" w:rsidRDefault="0078583D" w14:paraId="09F80369" w14:textId="77777777">
            <w:r w:rsidRPr="0078583D">
              <w:t>US$ 2-3 Million+</w:t>
            </w:r>
          </w:p>
        </w:tc>
      </w:tr>
      <w:tr w:rsidRPr="0078583D" w:rsidR="00563F90" w:rsidTr="336C7083" w14:paraId="17FAEDB6" w14:textId="77777777">
        <w:trPr>
          <w:trHeight w:val="730"/>
        </w:trPr>
        <w:tc>
          <w:tcPr>
            <w:tcW w:w="2347" w:type="dxa"/>
            <w:tcMar>
              <w:top w:w="150" w:type="dxa"/>
              <w:left w:w="0" w:type="dxa"/>
              <w:bottom w:w="150" w:type="dxa"/>
              <w:right w:w="240" w:type="dxa"/>
            </w:tcMar>
            <w:vAlign w:val="center"/>
            <w:hideMark/>
          </w:tcPr>
          <w:p w:rsidRPr="0078583D" w:rsidR="0078583D" w:rsidP="0078583D" w:rsidRDefault="0078583D" w14:paraId="55A56D4C" w14:textId="77777777">
            <w:r w:rsidRPr="0078583D">
              <w:t>Financial products developed/deployed</w:t>
            </w:r>
          </w:p>
        </w:tc>
        <w:tc>
          <w:tcPr>
            <w:tcW w:w="3602" w:type="dxa"/>
            <w:tcMar>
              <w:top w:w="150" w:type="dxa"/>
              <w:left w:w="240" w:type="dxa"/>
              <w:bottom w:w="150" w:type="dxa"/>
              <w:right w:w="240" w:type="dxa"/>
            </w:tcMar>
            <w:vAlign w:val="center"/>
            <w:hideMark/>
          </w:tcPr>
          <w:p w:rsidRPr="0078583D" w:rsidR="0078583D" w:rsidP="0078583D" w:rsidRDefault="0078583D" w14:paraId="465EE895" w14:textId="74C35628">
            <w:r w:rsidR="0078583D">
              <w:rPr/>
              <w:t xml:space="preserve">At least 1 new bundled product </w:t>
            </w:r>
            <w:r w:rsidR="17DCA353">
              <w:rPr/>
              <w:t xml:space="preserve">is </w:t>
            </w:r>
            <w:r w:rsidR="0078583D">
              <w:rPr/>
              <w:t>operational in Zambia</w:t>
            </w:r>
          </w:p>
        </w:tc>
        <w:tc>
          <w:tcPr>
            <w:tcW w:w="3402" w:type="dxa"/>
            <w:tcMar>
              <w:top w:w="150" w:type="dxa"/>
              <w:left w:w="240" w:type="dxa"/>
              <w:bottom w:w="150" w:type="dxa"/>
              <w:right w:w="0" w:type="dxa"/>
            </w:tcMar>
            <w:vAlign w:val="center"/>
            <w:hideMark/>
          </w:tcPr>
          <w:p w:rsidRPr="0078583D" w:rsidR="0078583D" w:rsidP="0078583D" w:rsidRDefault="0078583D" w14:paraId="420D6C27" w14:textId="77777777">
            <w:r w:rsidRPr="0078583D">
              <w:t>Products mainstreamed by multiple financial institutions regionally</w:t>
            </w:r>
          </w:p>
        </w:tc>
      </w:tr>
      <w:tr w:rsidRPr="0078583D" w:rsidR="00B707E2" w:rsidTr="336C7083" w14:paraId="55A357E5" w14:textId="77777777">
        <w:trPr>
          <w:trHeight w:val="730"/>
        </w:trPr>
        <w:tc>
          <w:tcPr>
            <w:tcW w:w="2347" w:type="dxa"/>
            <w:tcMar>
              <w:top w:w="150" w:type="dxa"/>
              <w:left w:w="0" w:type="dxa"/>
              <w:bottom w:w="150" w:type="dxa"/>
              <w:right w:w="240" w:type="dxa"/>
            </w:tcMar>
            <w:vAlign w:val="center"/>
          </w:tcPr>
          <w:p w:rsidRPr="0078583D" w:rsidR="00B707E2" w:rsidP="0078583D" w:rsidRDefault="00C63157" w14:paraId="3653B8E1" w14:textId="6BD6D0FC">
            <w:pPr/>
            <w:r w:rsidR="54DAA325">
              <w:rPr/>
              <w:t>Hectares serviced through MSPs</w:t>
            </w:r>
          </w:p>
        </w:tc>
        <w:tc>
          <w:tcPr>
            <w:tcW w:w="3602" w:type="dxa"/>
            <w:tcMar>
              <w:top w:w="150" w:type="dxa"/>
              <w:left w:w="240" w:type="dxa"/>
              <w:bottom w:w="150" w:type="dxa"/>
              <w:right w:w="240" w:type="dxa"/>
            </w:tcMar>
            <w:vAlign w:val="center"/>
          </w:tcPr>
          <w:p w:rsidRPr="0078583D" w:rsidR="00B707E2" w:rsidP="0078583D" w:rsidRDefault="000E2109" w14:paraId="44E853C6" w14:textId="467C17B1">
            <w:pPr/>
            <w:r w:rsidR="67B2DF27">
              <w:rPr/>
              <w:t>9,000</w:t>
            </w:r>
          </w:p>
        </w:tc>
        <w:tc>
          <w:tcPr>
            <w:tcW w:w="3402" w:type="dxa"/>
            <w:tcMar>
              <w:top w:w="150" w:type="dxa"/>
              <w:left w:w="240" w:type="dxa"/>
              <w:bottom w:w="150" w:type="dxa"/>
              <w:right w:w="0" w:type="dxa"/>
            </w:tcMar>
            <w:vAlign w:val="center"/>
          </w:tcPr>
          <w:p w:rsidRPr="0078583D" w:rsidR="00B707E2" w:rsidP="0078583D" w:rsidRDefault="000E2109" w14:paraId="1FE2AA13" w14:textId="1AE4E62F">
            <w:pPr/>
            <w:r w:rsidR="67B2DF27">
              <w:rPr/>
              <w:t>100,000 (</w:t>
            </w:r>
            <w:r w:rsidR="577D846F">
              <w:rPr/>
              <w:t>regionally)</w:t>
            </w:r>
          </w:p>
        </w:tc>
      </w:tr>
      <w:tr w:rsidRPr="0078583D" w:rsidR="00A2091E" w:rsidTr="336C7083" w14:paraId="1A3E88CC" w14:textId="77777777">
        <w:trPr>
          <w:trHeight w:val="730"/>
        </w:trPr>
        <w:tc>
          <w:tcPr>
            <w:tcW w:w="2347" w:type="dxa"/>
            <w:tcMar>
              <w:top w:w="150" w:type="dxa"/>
              <w:left w:w="0" w:type="dxa"/>
              <w:bottom w:w="150" w:type="dxa"/>
              <w:right w:w="240" w:type="dxa"/>
            </w:tcMar>
            <w:vAlign w:val="center"/>
          </w:tcPr>
          <w:p w:rsidR="00A2091E" w:rsidP="0078583D" w:rsidRDefault="00A2091E" w14:paraId="0FFD8412" w14:textId="0D61CF0F">
            <w:pPr/>
            <w:r w:rsidR="2B4164F0">
              <w:rPr/>
              <w:t xml:space="preserve">Decent rural jobs created (MSPs + </w:t>
            </w:r>
            <w:r w:rsidR="2B4164F0">
              <w:rPr/>
              <w:t>operators + support services)</w:t>
            </w:r>
          </w:p>
        </w:tc>
        <w:tc>
          <w:tcPr>
            <w:tcW w:w="3602" w:type="dxa"/>
            <w:tcMar>
              <w:top w:w="150" w:type="dxa"/>
              <w:left w:w="240" w:type="dxa"/>
              <w:bottom w:w="150" w:type="dxa"/>
              <w:right w:w="240" w:type="dxa"/>
            </w:tcMar>
            <w:vAlign w:val="center"/>
          </w:tcPr>
          <w:p w:rsidR="00A2091E" w:rsidP="0078583D" w:rsidRDefault="00A2091E" w14:paraId="0BC0555F" w14:textId="18C4708D">
            <w:pPr/>
            <w:r w:rsidR="2B4164F0">
              <w:rPr/>
              <w:t>500</w:t>
            </w:r>
          </w:p>
        </w:tc>
        <w:tc>
          <w:tcPr>
            <w:tcW w:w="3402" w:type="dxa"/>
            <w:tcMar>
              <w:top w:w="150" w:type="dxa"/>
              <w:left w:w="240" w:type="dxa"/>
              <w:bottom w:w="150" w:type="dxa"/>
              <w:right w:w="0" w:type="dxa"/>
            </w:tcMar>
            <w:vAlign w:val="center"/>
          </w:tcPr>
          <w:p w:rsidR="00A2091E" w:rsidP="0078583D" w:rsidRDefault="005674F6" w14:paraId="6C97E524" w14:textId="66D88301">
            <w:pPr/>
            <w:r w:rsidR="15773F83">
              <w:rPr/>
              <w:t>2,000</w:t>
            </w:r>
          </w:p>
        </w:tc>
      </w:tr>
      <w:tr w:rsidRPr="0078583D" w:rsidR="00CC5328" w:rsidTr="336C7083" w14:paraId="7BC97FD9" w14:textId="77777777">
        <w:trPr>
          <w:trHeight w:val="730"/>
        </w:trPr>
        <w:tc>
          <w:tcPr>
            <w:tcW w:w="2347" w:type="dxa"/>
            <w:tcMar>
              <w:top w:w="150" w:type="dxa"/>
              <w:left w:w="0" w:type="dxa"/>
              <w:bottom w:w="150" w:type="dxa"/>
              <w:right w:w="240" w:type="dxa"/>
            </w:tcMar>
            <w:vAlign w:val="center"/>
          </w:tcPr>
          <w:p w:rsidR="00CC5328" w:rsidP="0078583D" w:rsidRDefault="00E2387B" w14:paraId="4EDA388A" w14:textId="046F0F58">
            <w:pPr/>
            <w:r w:rsidR="4D3D1C1B">
              <w:rPr/>
              <w:t>Inclusion metric</w:t>
            </w:r>
            <w:r w:rsidR="5BF59957">
              <w:rPr/>
              <w:t xml:space="preserve"> (women and youth participation)</w:t>
            </w:r>
          </w:p>
        </w:tc>
        <w:tc>
          <w:tcPr>
            <w:tcW w:w="3602" w:type="dxa"/>
            <w:tcMar>
              <w:top w:w="150" w:type="dxa"/>
              <w:left w:w="240" w:type="dxa"/>
              <w:bottom w:w="150" w:type="dxa"/>
              <w:right w:w="240" w:type="dxa"/>
            </w:tcMar>
            <w:vAlign w:val="center"/>
          </w:tcPr>
          <w:p w:rsidR="00CC5328" w:rsidP="0078583D" w:rsidRDefault="00BF2996" w14:paraId="24B7E5D1" w14:textId="5ABAFA32">
            <w:pPr/>
            <w:r w:rsidR="0E5B461A">
              <w:rPr/>
              <w:t>≥</w:t>
            </w:r>
            <w:r w:rsidR="43DA7F7C">
              <w:rPr/>
              <w:t>40</w:t>
            </w:r>
          </w:p>
        </w:tc>
        <w:tc>
          <w:tcPr>
            <w:tcW w:w="3402" w:type="dxa"/>
            <w:tcMar>
              <w:top w:w="150" w:type="dxa"/>
              <w:left w:w="240" w:type="dxa"/>
              <w:bottom w:w="150" w:type="dxa"/>
              <w:right w:w="0" w:type="dxa"/>
            </w:tcMar>
            <w:vAlign w:val="center"/>
          </w:tcPr>
          <w:p w:rsidR="00CC5328" w:rsidP="0078583D" w:rsidRDefault="00206FF5" w14:paraId="3DF85B0B" w14:textId="1D793BC6">
            <w:pPr/>
            <w:r w:rsidR="43DA7F7C">
              <w:rPr/>
              <w:t>≥</w:t>
            </w:r>
            <w:r w:rsidR="43DA7F7C">
              <w:rPr/>
              <w:t>50</w:t>
            </w:r>
          </w:p>
        </w:tc>
      </w:tr>
    </w:tbl>
    <w:p w:rsidR="00431F62" w:rsidP="0078583D" w:rsidRDefault="00431F62" w14:paraId="183172E0" w14:textId="77777777">
      <w:pPr>
        <w:rPr>
          <w:b w:val="1"/>
          <w:bCs w:val="1"/>
        </w:rPr>
      </w:pPr>
    </w:p>
    <w:p w:rsidRPr="0078583D" w:rsidR="0078583D" w:rsidP="0078583D" w:rsidRDefault="0078583D" w14:paraId="107E14EB" w14:textId="7B453411">
      <w:pPr>
        <w:rPr>
          <w:b w:val="1"/>
          <w:bCs w:val="1"/>
        </w:rPr>
      </w:pPr>
      <w:r w:rsidRPr="336C7083" w:rsidR="0078583D">
        <w:rPr>
          <w:b w:val="1"/>
          <w:bCs w:val="1"/>
        </w:rPr>
        <w:t xml:space="preserve">3. Scaling Pathway </w:t>
      </w:r>
      <w:r w:rsidRPr="336C7083" w:rsidR="16E12C9F">
        <w:rPr>
          <w:b w:val="1"/>
          <w:bCs w:val="1"/>
        </w:rPr>
        <w:t>and</w:t>
      </w:r>
      <w:r w:rsidRPr="336C7083" w:rsidR="0078583D">
        <w:rPr>
          <w:b w:val="1"/>
          <w:bCs w:val="1"/>
        </w:rPr>
        <w:t xml:space="preserve"> Theory of Change</w:t>
      </w:r>
    </w:p>
    <w:p w:rsidRPr="0078583D" w:rsidR="0078583D" w:rsidP="336C7083" w:rsidRDefault="0078583D" w14:paraId="4FF53EE1" w14:textId="1D972F9A">
      <w:pPr>
        <w:jc w:val="both"/>
      </w:pPr>
      <w:r w:rsidRPr="336C7083" w:rsidR="64D3B288">
        <w:rPr>
          <w:b w:val="1"/>
          <w:bCs w:val="1"/>
        </w:rPr>
        <w:t xml:space="preserve">3.1 </w:t>
      </w:r>
      <w:r w:rsidRPr="336C7083" w:rsidR="0078583D">
        <w:rPr>
          <w:b w:val="1"/>
          <w:bCs w:val="1"/>
        </w:rPr>
        <w:t>Pathway Strategy</w:t>
      </w:r>
      <w:r>
        <w:br/>
      </w:r>
      <w:r w:rsidR="0078583D">
        <w:rPr/>
        <w:t>The core scaling strategy is a </w:t>
      </w:r>
      <w:r w:rsidRPr="336C7083" w:rsidR="0078583D">
        <w:rPr>
          <w:b w:val="1"/>
          <w:bCs w:val="1"/>
        </w:rPr>
        <w:t>blended public-private partnership (PPP) model</w:t>
      </w:r>
      <w:r w:rsidR="0078583D">
        <w:rPr/>
        <w:t> designed for long-term sustainability and market-based growth. It is not a subsidy model but a market activation strategy.</w:t>
      </w:r>
      <w:r w:rsidR="001E032D">
        <w:rPr/>
        <w:t xml:space="preserve"> </w:t>
      </w:r>
      <w:r w:rsidR="00B90591">
        <w:rPr/>
        <w:t xml:space="preserve">The pathway is anchored in structured demand activation to ensure sustained </w:t>
      </w:r>
      <w:r w:rsidR="00B90591">
        <w:rPr/>
        <w:t>utilization</w:t>
      </w:r>
      <w:r w:rsidR="00B90591">
        <w:rPr/>
        <w:t xml:space="preserve"> of services.</w:t>
      </w:r>
    </w:p>
    <w:p w:rsidRPr="0078583D" w:rsidR="0078583D" w:rsidP="336C7083" w:rsidRDefault="0078583D" w14:paraId="0E7A30D5" w14:textId="142BE142">
      <w:pPr>
        <w:jc w:val="both"/>
      </w:pPr>
      <w:r w:rsidR="0078583D">
        <w:rPr/>
        <w:t>The pathway begins by de-risking the entry point for both entrepreneurs and financiers. </w:t>
      </w:r>
      <w:r w:rsidRPr="336C7083" w:rsidR="0078583D">
        <w:rPr>
          <w:b w:val="1"/>
          <w:bCs w:val="1"/>
        </w:rPr>
        <w:t>MSPs</w:t>
      </w:r>
      <w:r w:rsidR="0078583D">
        <w:rPr/>
        <w:t> are recruited with a focus on youth and women and contribute ~30% equity. </w:t>
      </w:r>
      <w:r w:rsidRPr="336C7083" w:rsidR="0078583D">
        <w:rPr>
          <w:b w:val="1"/>
          <w:bCs w:val="1"/>
        </w:rPr>
        <w:t>Financial institutions</w:t>
      </w:r>
      <w:r w:rsidR="0078583D">
        <w:rPr/>
        <w:t> (banks, SACCOs, MFIs) provide the remaining ~70% as a loan, bundled with climate risk insurance. A catalytic </w:t>
      </w:r>
      <w:r w:rsidRPr="336C7083" w:rsidR="0078583D">
        <w:rPr>
          <w:b w:val="1"/>
          <w:bCs w:val="1"/>
        </w:rPr>
        <w:t>Risk-Sharing Facility (RSF)</w:t>
      </w:r>
      <w:r w:rsidR="0078583D">
        <w:rPr/>
        <w:t> covers 25-65% of potential loan defaults, incentivizing banks to lend to this new</w:t>
      </w:r>
      <w:r w:rsidR="0078583D">
        <w:rPr/>
        <w:t xml:space="preserve"> market. Loan repayment schedules are aligned with agricultural crop cycles to minimize default risk.</w:t>
      </w:r>
    </w:p>
    <w:p w:rsidRPr="0078583D" w:rsidR="0078583D" w:rsidP="336C7083" w:rsidRDefault="0078583D" w14:paraId="00B00EDC" w14:textId="77777777">
      <w:pPr>
        <w:jc w:val="both"/>
      </w:pPr>
      <w:r w:rsidR="0078583D">
        <w:rPr/>
        <w:t xml:space="preserve">To ensure operational sustainability, the pathway includes </w:t>
      </w:r>
      <w:r w:rsidR="0078583D">
        <w:rPr/>
        <w:t>establishing</w:t>
      </w:r>
      <w:r w:rsidR="0078583D">
        <w:rPr/>
        <w:t> </w:t>
      </w:r>
      <w:r w:rsidRPr="336C7083" w:rsidR="0078583D">
        <w:rPr>
          <w:b w:val="1"/>
          <w:bCs w:val="1"/>
        </w:rPr>
        <w:t>regional service hubs</w:t>
      </w:r>
      <w:r w:rsidR="0078583D">
        <w:rPr/>
        <w:t> that provide training, spare parts, and repair services, supported by trained rural mechanics. This embeds the service ecosystem within local market systems. Finally, the pathway actively works to </w:t>
      </w:r>
      <w:r w:rsidRPr="336C7083" w:rsidR="0078583D">
        <w:rPr>
          <w:b w:val="1"/>
          <w:bCs w:val="1"/>
        </w:rPr>
        <w:t>embed the MSP model into government programs</w:t>
      </w:r>
      <w:r w:rsidR="0078583D">
        <w:rPr/>
        <w:t> (e.g., Zambia's National Mechanization Strategy) and private sector supply chains, ensuring institutional uptake and replication beyond the life of the project.</w:t>
      </w:r>
    </w:p>
    <w:p w:rsidRPr="0078583D" w:rsidR="0078583D" w:rsidP="336C7083" w:rsidRDefault="0078583D" w14:paraId="7D36B93A" w14:textId="5F61A5EF">
      <w:pPr>
        <w:jc w:val="both"/>
      </w:pPr>
      <w:r w:rsidRPr="336C7083" w:rsidR="700EE290">
        <w:rPr>
          <w:b w:val="1"/>
          <w:bCs w:val="1"/>
        </w:rPr>
        <w:t xml:space="preserve">3.2 </w:t>
      </w:r>
      <w:r w:rsidRPr="336C7083" w:rsidR="0078583D">
        <w:rPr>
          <w:b w:val="1"/>
          <w:bCs w:val="1"/>
        </w:rPr>
        <w:t>Theory of Change</w:t>
      </w:r>
      <w:r>
        <w:br/>
      </w:r>
      <w:r w:rsidRPr="336C7083" w:rsidR="0078583D">
        <w:rPr>
          <w:b w:val="1"/>
          <w:bCs w:val="1"/>
        </w:rPr>
        <w:t>If</w:t>
      </w:r>
      <w:r w:rsidR="0078583D">
        <w:rPr/>
        <w:t> smallholder farmers gain reliable access to affordable, climate-smart mechanization services through a network of viable rural enterprises (MSPs)...</w:t>
      </w:r>
      <w:r>
        <w:br/>
      </w:r>
      <w:r w:rsidRPr="336C7083" w:rsidR="0078583D">
        <w:rPr>
          <w:b w:val="1"/>
          <w:bCs w:val="1"/>
        </w:rPr>
        <w:t>and if</w:t>
      </w:r>
      <w:r w:rsidR="0078583D">
        <w:rPr/>
        <w:t> these enterprises are supported by fit-for-purpose financial products (loans, insurance, risk-sharing) and a robust ecosystem for skills training and equipment maintenance...</w:t>
      </w:r>
      <w:r>
        <w:br/>
      </w:r>
      <w:r w:rsidRPr="336C7083" w:rsidR="0078583D">
        <w:rPr>
          <w:b w:val="1"/>
          <w:bCs w:val="1"/>
        </w:rPr>
        <w:t>then</w:t>
      </w:r>
      <w:r w:rsidR="0078583D">
        <w:rPr/>
        <w:t> farmers will adopt more timely and efficient land preparation, crop establishment, and postharvest practices, leading to increased productivity, reduced drudgery, and improved resilience...</w:t>
      </w:r>
      <w:r>
        <w:br/>
      </w:r>
      <w:r w:rsidRPr="336C7083" w:rsidR="0078583D">
        <w:rPr>
          <w:b w:val="1"/>
          <w:bCs w:val="1"/>
        </w:rPr>
        <w:t>contributing to</w:t>
      </w:r>
      <w:r w:rsidR="0078583D">
        <w:rPr/>
        <w:t> higher household incomes, the growth of inclusive rural economies, and the large-scale transformation of food systems in Southern Africa.</w:t>
      </w:r>
    </w:p>
    <w:p w:rsidRPr="0078583D" w:rsidR="0078583D" w:rsidP="336C7083" w:rsidRDefault="0078583D" w14:paraId="376CE5D3" w14:textId="7D0097A2">
      <w:pPr>
        <w:jc w:val="both"/>
      </w:pPr>
      <w:r w:rsidRPr="336C7083" w:rsidR="6EFF01E8">
        <w:rPr>
          <w:b w:val="1"/>
          <w:bCs w:val="1"/>
        </w:rPr>
        <w:t xml:space="preserve">3.3 </w:t>
      </w:r>
      <w:r w:rsidRPr="336C7083" w:rsidR="0078583D">
        <w:rPr>
          <w:b w:val="1"/>
          <w:bCs w:val="1"/>
        </w:rPr>
        <w:t>Key Activities Funded by S4I</w:t>
      </w:r>
    </w:p>
    <w:p w:rsidRPr="0078583D" w:rsidR="0078583D" w:rsidP="336C7083" w:rsidRDefault="0078583D" w14:paraId="67B9A97D" w14:textId="77777777">
      <w:pPr>
        <w:numPr>
          <w:ilvl w:val="0"/>
          <w:numId w:val="3"/>
        </w:numPr>
        <w:jc w:val="both"/>
        <w:rPr/>
      </w:pPr>
      <w:r w:rsidRPr="336C7083" w:rsidR="0078583D">
        <w:rPr>
          <w:b w:val="1"/>
          <w:bCs w:val="1"/>
        </w:rPr>
        <w:t>Ecosystem Activation:</w:t>
      </w:r>
      <w:r w:rsidR="0078583D">
        <w:rPr/>
        <w:t> </w:t>
      </w:r>
      <w:r w:rsidR="0078583D">
        <w:rPr/>
        <w:t>Finalizing</w:t>
      </w:r>
      <w:r w:rsidR="0078583D">
        <w:rPr/>
        <w:t xml:space="preserve"> innovation bundles, co-designing financial instruments with banks, and operationalizing the Risk-Sharing Facility (RSF) with partners.</w:t>
      </w:r>
    </w:p>
    <w:p w:rsidRPr="0078583D" w:rsidR="0078583D" w:rsidP="336C7083" w:rsidRDefault="0078583D" w14:paraId="58A81872" w14:textId="77777777">
      <w:pPr>
        <w:numPr>
          <w:ilvl w:val="0"/>
          <w:numId w:val="3"/>
        </w:numPr>
        <w:jc w:val="both"/>
        <w:rPr/>
      </w:pPr>
      <w:r w:rsidRPr="336C7083" w:rsidR="0078583D">
        <w:rPr>
          <w:b w:val="1"/>
          <w:bCs w:val="1"/>
        </w:rPr>
        <w:t>Entrepreneurship Development:</w:t>
      </w:r>
      <w:r w:rsidR="0078583D">
        <w:rPr/>
        <w:t xml:space="preserve"> Recruiting, training, and equipping 500 MSPs in Zambia, with targeted inclusion of women and youth using tools like </w:t>
      </w:r>
      <w:r w:rsidR="0078583D">
        <w:rPr/>
        <w:t>GenderUp</w:t>
      </w:r>
      <w:r w:rsidR="0078583D">
        <w:rPr/>
        <w:t>.</w:t>
      </w:r>
    </w:p>
    <w:p w:rsidRPr="0078583D" w:rsidR="0078583D" w:rsidP="0078583D" w:rsidRDefault="0078583D" w14:paraId="43BEA6CE" w14:textId="77777777">
      <w:pPr>
        <w:numPr>
          <w:ilvl w:val="0"/>
          <w:numId w:val="3"/>
        </w:numPr>
      </w:pPr>
      <w:r w:rsidRPr="0078583D">
        <w:rPr>
          <w:b/>
          <w:bCs/>
        </w:rPr>
        <w:t>System Building:</w:t>
      </w:r>
      <w:r w:rsidRPr="0078583D">
        <w:t> Establishing operational service hubs and training rural mechanics to ensure equipment uptime and create local employment.</w:t>
      </w:r>
    </w:p>
    <w:p w:rsidR="0078583D" w:rsidP="0078583D" w:rsidRDefault="0078583D" w14:paraId="0411FB11" w14:textId="4157607E">
      <w:pPr>
        <w:numPr>
          <w:ilvl w:val="0"/>
          <w:numId w:val="3"/>
        </w:numPr>
        <w:rPr/>
      </w:pPr>
      <w:r w:rsidRPr="336C7083" w:rsidR="0078583D">
        <w:rPr>
          <w:b w:val="1"/>
          <w:bCs w:val="1"/>
        </w:rPr>
        <w:t xml:space="preserve">Learning </w:t>
      </w:r>
      <w:r w:rsidRPr="336C7083" w:rsidR="16E12C9F">
        <w:rPr>
          <w:b w:val="1"/>
          <w:bCs w:val="1"/>
        </w:rPr>
        <w:t>and</w:t>
      </w:r>
      <w:r w:rsidRPr="336C7083" w:rsidR="0078583D">
        <w:rPr>
          <w:b w:val="1"/>
          <w:bCs w:val="1"/>
        </w:rPr>
        <w:t xml:space="preserve"> Policy Engagement:</w:t>
      </w:r>
      <w:r w:rsidR="0078583D">
        <w:rPr/>
        <w:t xml:space="preserve"> Conducting scaling readiness assessments, documenting the scaling pathway, and </w:t>
      </w:r>
      <w:r w:rsidR="0078583D">
        <w:rPr/>
        <w:t>facilitating</w:t>
      </w:r>
      <w:r w:rsidR="0078583D">
        <w:rPr/>
        <w:t xml:space="preserve"> policy dialogues to embed the model into national programs.</w:t>
      </w:r>
    </w:p>
    <w:p w:rsidRPr="0078583D" w:rsidR="00E230B6" w:rsidP="0078583D" w:rsidRDefault="00E230B6" w14:paraId="6A36C8BC" w14:textId="1AE3029A">
      <w:pPr>
        <w:numPr>
          <w:ilvl w:val="0"/>
          <w:numId w:val="3"/>
        </w:numPr>
        <w:rPr/>
      </w:pPr>
      <w:r w:rsidRPr="336C7083" w:rsidR="00E230B6">
        <w:rPr>
          <w:b w:val="1"/>
          <w:bCs w:val="1"/>
        </w:rPr>
        <w:t xml:space="preserve">Demand activation </w:t>
      </w:r>
      <w:r w:rsidRPr="336C7083" w:rsidR="16E12C9F">
        <w:rPr>
          <w:b w:val="1"/>
          <w:bCs w:val="1"/>
        </w:rPr>
        <w:t>and</w:t>
      </w:r>
      <w:r w:rsidRPr="336C7083" w:rsidR="00E230B6">
        <w:rPr>
          <w:b w:val="1"/>
          <w:bCs w:val="1"/>
        </w:rPr>
        <w:t xml:space="preserve"> Service Uptake:</w:t>
      </w:r>
      <w:r w:rsidR="00E230B6">
        <w:rPr/>
        <w:t xml:space="preserve"> </w:t>
      </w:r>
      <w:r w:rsidR="00880C79">
        <w:rPr/>
        <w:t xml:space="preserve">Financing structured demand creation through demonstration platforms, lead farmer networks, and extension systems to stimulate farmer uptake and ensure consistent </w:t>
      </w:r>
      <w:r w:rsidR="00880C79">
        <w:rPr/>
        <w:t>utilization</w:t>
      </w:r>
      <w:r w:rsidR="00880C79">
        <w:rPr/>
        <w:t xml:space="preserve"> of MSP services.</w:t>
      </w:r>
    </w:p>
    <w:p w:rsidR="0078583D" w:rsidP="0078583D" w:rsidRDefault="0078583D" w14:paraId="40D96091" w14:textId="2DDAEE32">
      <w:pPr>
        <w:rPr>
          <w:b w:val="1"/>
          <w:bCs w:val="1"/>
        </w:rPr>
      </w:pPr>
      <w:r w:rsidRPr="336C7083" w:rsidR="0078583D">
        <w:rPr>
          <w:b w:val="1"/>
          <w:bCs w:val="1"/>
        </w:rPr>
        <w:t xml:space="preserve">4. Partners </w:t>
      </w:r>
      <w:r w:rsidRPr="336C7083" w:rsidR="16E12C9F">
        <w:rPr>
          <w:b w:val="1"/>
          <w:bCs w:val="1"/>
        </w:rPr>
        <w:t>and</w:t>
      </w:r>
      <w:r w:rsidRPr="336C7083" w:rsidR="0078583D">
        <w:rPr>
          <w:b w:val="1"/>
          <w:bCs w:val="1"/>
        </w:rPr>
        <w:t xml:space="preserve"> Roles</w:t>
      </w:r>
    </w:p>
    <w:tbl>
      <w:tblPr>
        <w:tblW w:w="9356" w:type="dxa"/>
        <w:tblInd w:w="-10" w:type="dxa"/>
        <w:tblLook w:val="04A0" w:firstRow="1" w:lastRow="0" w:firstColumn="1" w:lastColumn="0" w:noHBand="0" w:noVBand="1"/>
      </w:tblPr>
      <w:tblGrid>
        <w:gridCol w:w="2486"/>
        <w:gridCol w:w="3706"/>
        <w:gridCol w:w="3164"/>
      </w:tblGrid>
      <w:tr w:rsidRPr="006F058B" w:rsidR="00787E2C" w:rsidTr="336C7083" w14:paraId="4D6BD33A" w14:textId="77777777">
        <w:trPr>
          <w:trHeight w:val="648"/>
        </w:trPr>
        <w:tc>
          <w:tcPr>
            <w:tcW w:w="2486" w:type="dxa"/>
            <w:tcBorders>
              <w:top w:val="single" w:color="auto" w:sz="8" w:space="0"/>
              <w:left w:val="single" w:color="auto" w:sz="8" w:space="0"/>
              <w:bottom w:val="single" w:color="auto" w:sz="8" w:space="0"/>
              <w:right w:val="single" w:color="auto" w:sz="8" w:space="0"/>
            </w:tcBorders>
            <w:tcMar/>
            <w:vAlign w:val="center"/>
            <w:hideMark/>
          </w:tcPr>
          <w:p w:rsidRPr="005C4E02" w:rsidR="00787E2C" w:rsidP="336C7083" w:rsidRDefault="00787E2C" w14:paraId="790D5335" w14:textId="77777777">
            <w:pPr>
              <w:spacing w:after="0" w:line="240" w:lineRule="auto"/>
              <w:rPr>
                <w:rFonts w:ascii="Aptos" w:hAnsi="Aptos" w:eastAsia="Times New Roman" w:cs="Times New Roman"/>
                <w:b w:val="1"/>
                <w:bCs w:val="1"/>
                <w:color w:val="000000"/>
                <w:kern w:val="0"/>
                <w:lang w:eastAsia="en-ZW"/>
                <w14:ligatures w14:val="none"/>
                <w:rPrChange w:author="" w16du:dateUtc="2026-04-17T11:59:00Z" w:id="889933026">
                  <w:rPr>
                    <w:rFonts w:ascii="Aptos" w:hAnsi="Aptos" w:eastAsia="Times New Roman" w:cs="Times New Roman"/>
                    <w:color w:val="000000"/>
                    <w:kern w:val="0"/>
                    <w:lang w:eastAsia="en-ZW"/>
                    <w14:ligatures w14:val="none"/>
                  </w:rPr>
                </w:rPrChange>
              </w:rPr>
            </w:pPr>
            <w:r w:rsidRPr="005C4E02" w:rsidR="6A453756">
              <w:rPr>
                <w:rFonts w:ascii="Aptos" w:hAnsi="Aptos" w:eastAsia="Times New Roman" w:cs="Times New Roman"/>
                <w:b w:val="1"/>
                <w:bCs w:val="1"/>
                <w:color w:val="000000"/>
                <w:kern w:val="0"/>
                <w:lang w:eastAsia="en-ZW"/>
                <w14:ligatures w14:val="none"/>
              </w:rPr>
              <w:t>Partner Type</w:t>
            </w:r>
          </w:p>
        </w:tc>
        <w:tc>
          <w:tcPr>
            <w:tcW w:w="3706" w:type="dxa"/>
            <w:tcBorders>
              <w:top w:val="single" w:color="auto" w:sz="8" w:space="0"/>
              <w:left w:val="nil"/>
              <w:bottom w:val="single" w:color="auto" w:sz="8" w:space="0"/>
              <w:right w:val="single" w:color="auto" w:sz="8" w:space="0"/>
            </w:tcBorders>
            <w:tcMar/>
            <w:vAlign w:val="center"/>
            <w:hideMark/>
          </w:tcPr>
          <w:p w:rsidRPr="005C4E02" w:rsidR="00787E2C" w:rsidP="336C7083" w:rsidRDefault="00787E2C" w14:paraId="0F3E13AA" w14:textId="51B96B39">
            <w:pPr>
              <w:spacing w:after="0" w:line="240" w:lineRule="auto"/>
              <w:rPr>
                <w:rFonts w:ascii="Aptos" w:hAnsi="Aptos" w:eastAsia="Times New Roman" w:cs="Times New Roman"/>
                <w:b w:val="1"/>
                <w:bCs w:val="1"/>
                <w:color w:val="000000"/>
                <w:kern w:val="0"/>
                <w:lang w:eastAsia="en-ZW"/>
                <w14:ligatures w14:val="none"/>
                <w:rPrChange w:author="" w16du:dateUtc="2026-04-17T11:59:00Z" w:id="557704455">
                  <w:rPr>
                    <w:rFonts w:ascii="Aptos" w:hAnsi="Aptos" w:eastAsia="Times New Roman" w:cs="Times New Roman"/>
                    <w:color w:val="000000"/>
                    <w:kern w:val="0"/>
                    <w:lang w:eastAsia="en-ZW"/>
                    <w14:ligatures w14:val="none"/>
                  </w:rPr>
                </w:rPrChange>
              </w:rPr>
            </w:pPr>
            <w:r w:rsidRPr="336C7083" w:rsidR="6A453756">
              <w:rPr>
                <w:rFonts w:ascii="Aptos" w:hAnsi="Aptos" w:eastAsia="Times New Roman" w:cs="Times New Roman"/>
                <w:b w:val="1"/>
                <w:bCs w:val="1"/>
                <w:color w:val="000000" w:themeColor="text1" w:themeTint="FF" w:themeShade="FF"/>
                <w:lang w:eastAsia="en-ZW"/>
              </w:rPr>
              <w:t xml:space="preserve">Specific Partners </w:t>
            </w:r>
            <w:r w:rsidRPr="336C7083" w:rsidR="16E12C9F">
              <w:rPr>
                <w:rFonts w:ascii="Aptos" w:hAnsi="Aptos" w:eastAsia="Times New Roman" w:cs="Times New Roman"/>
                <w:b w:val="1"/>
                <w:bCs w:val="1"/>
                <w:color w:val="000000" w:themeColor="text1" w:themeTint="FF" w:themeShade="FF"/>
                <w:lang w:eastAsia="en-ZW"/>
              </w:rPr>
              <w:t>and</w:t>
            </w:r>
            <w:r w:rsidRPr="005C4E02" w:rsidR="6A453756">
              <w:rPr>
                <w:rFonts w:ascii="Aptos" w:hAnsi="Aptos" w:eastAsia="Times New Roman" w:cs="Times New Roman"/>
                <w:b w:val="1"/>
                <w:bCs w:val="1"/>
                <w:color w:val="000000"/>
                <w:kern w:val="0"/>
                <w:lang w:eastAsia="en-ZW"/>
                <w14:ligatures w14:val="none"/>
              </w:rPr>
              <w:t xml:space="preserve"> Quantities</w:t>
            </w:r>
          </w:p>
        </w:tc>
        <w:tc>
          <w:tcPr>
            <w:tcW w:w="3164" w:type="dxa"/>
            <w:tcBorders>
              <w:top w:val="single" w:color="auto" w:sz="8" w:space="0"/>
              <w:left w:val="nil"/>
              <w:bottom w:val="single" w:color="auto" w:sz="8" w:space="0"/>
              <w:right w:val="single" w:color="auto" w:sz="8" w:space="0"/>
            </w:tcBorders>
            <w:tcMar/>
            <w:vAlign w:val="center"/>
            <w:hideMark/>
          </w:tcPr>
          <w:p w:rsidRPr="005C4E02" w:rsidR="00787E2C" w:rsidP="336C7083" w:rsidRDefault="00787E2C" w14:paraId="5B851A87" w14:textId="77777777">
            <w:pPr>
              <w:spacing w:after="0" w:line="240" w:lineRule="auto"/>
              <w:rPr>
                <w:rFonts w:ascii="Aptos" w:hAnsi="Aptos" w:eastAsia="Times New Roman" w:cs="Times New Roman"/>
                <w:b w:val="1"/>
                <w:bCs w:val="1"/>
                <w:color w:val="000000"/>
                <w:kern w:val="0"/>
                <w:lang w:eastAsia="en-ZW"/>
                <w14:ligatures w14:val="none"/>
                <w:rPrChange w:author="" w16du:dateUtc="2026-04-17T11:59:00Z" w:id="1364386639">
                  <w:rPr>
                    <w:rFonts w:ascii="Aptos" w:hAnsi="Aptos" w:eastAsia="Times New Roman" w:cs="Times New Roman"/>
                    <w:color w:val="000000"/>
                    <w:kern w:val="0"/>
                    <w:lang w:eastAsia="en-ZW"/>
                    <w14:ligatures w14:val="none"/>
                  </w:rPr>
                </w:rPrChange>
              </w:rPr>
            </w:pPr>
            <w:r w:rsidRPr="005C4E02" w:rsidR="6A453756">
              <w:rPr>
                <w:rFonts w:ascii="Aptos" w:hAnsi="Aptos" w:eastAsia="Times New Roman" w:cs="Times New Roman"/>
                <w:b w:val="1"/>
                <w:bCs w:val="1"/>
                <w:color w:val="000000"/>
                <w:kern w:val="0"/>
                <w:lang w:eastAsia="en-ZW"/>
                <w14:ligatures w14:val="none"/>
              </w:rPr>
              <w:t>Role in Scaling Pathway</w:t>
            </w:r>
          </w:p>
        </w:tc>
      </w:tr>
      <w:tr w:rsidRPr="006F058B" w:rsidR="00787E2C" w:rsidTr="336C7083" w14:paraId="3DCB1720" w14:textId="77777777">
        <w:trPr>
          <w:trHeight w:val="996"/>
        </w:trPr>
        <w:tc>
          <w:tcPr>
            <w:tcW w:w="2486" w:type="dxa"/>
            <w:vMerge w:val="restart"/>
            <w:tcBorders>
              <w:top w:val="nil"/>
              <w:left w:val="single" w:color="auto" w:sz="8" w:space="0"/>
              <w:bottom w:val="single" w:color="000000" w:themeColor="text1" w:sz="8" w:space="0"/>
              <w:right w:val="single" w:color="auto" w:sz="8" w:space="0"/>
            </w:tcBorders>
            <w:tcMar/>
            <w:hideMark/>
          </w:tcPr>
          <w:p w:rsidRPr="006F058B" w:rsidR="00787E2C" w:rsidP="336C7083" w:rsidRDefault="00787E2C" w14:paraId="65207ACC" w14:textId="5E09029D">
            <w:pPr>
              <w:spacing w:after="0" w:line="240" w:lineRule="auto"/>
              <w:rPr>
                <w:rFonts w:ascii="Aptos" w:hAnsi="Aptos" w:eastAsia="Times New Roman" w:cs="Times New Roman"/>
                <w:b w:val="1"/>
                <w:bCs w:val="1"/>
                <w:color w:val="000000"/>
                <w:kern w:val="0"/>
                <w:lang w:eastAsia="en-ZW"/>
                <w14:ligatures w14:val="none"/>
              </w:rPr>
            </w:pPr>
            <w:r w:rsidRPr="336C7083" w:rsidR="6A453756">
              <w:rPr>
                <w:rFonts w:ascii="Aptos" w:hAnsi="Aptos" w:eastAsia="Times New Roman" w:cs="Times New Roman"/>
                <w:b w:val="1"/>
                <w:bCs w:val="1"/>
                <w:color w:val="000000" w:themeColor="text1" w:themeTint="FF" w:themeShade="FF"/>
                <w:lang w:eastAsia="en-ZW"/>
              </w:rPr>
              <w:t xml:space="preserve">Demand </w:t>
            </w:r>
            <w:r w:rsidRPr="336C7083" w:rsidR="16E12C9F">
              <w:rPr>
                <w:rFonts w:ascii="Aptos" w:hAnsi="Aptos" w:eastAsia="Times New Roman" w:cs="Times New Roman"/>
                <w:b w:val="1"/>
                <w:bCs w:val="1"/>
                <w:color w:val="000000" w:themeColor="text1" w:themeTint="FF" w:themeShade="FF"/>
                <w:lang w:eastAsia="en-ZW"/>
              </w:rPr>
              <w:t>and</w:t>
            </w:r>
            <w:r w:rsidRPr="006F058B" w:rsidR="6A453756">
              <w:rPr>
                <w:rFonts w:ascii="Aptos" w:hAnsi="Aptos" w:eastAsia="Times New Roman" w:cs="Times New Roman"/>
                <w:b w:val="1"/>
                <w:bCs w:val="1"/>
                <w:color w:val="000000"/>
                <w:kern w:val="0"/>
                <w:lang w:eastAsia="en-ZW"/>
                <w14:ligatures w14:val="none"/>
              </w:rPr>
              <w:t xml:space="preserve"> Delivery Partners</w:t>
            </w:r>
          </w:p>
        </w:tc>
        <w:tc>
          <w:tcPr>
            <w:tcW w:w="3706" w:type="dxa"/>
            <w:vMerge w:val="restart"/>
            <w:tcBorders>
              <w:top w:val="nil"/>
              <w:left w:val="single" w:color="auto" w:sz="8" w:space="0"/>
              <w:bottom w:val="single" w:color="000000" w:themeColor="text1" w:sz="8" w:space="0"/>
              <w:right w:val="single" w:color="auto" w:sz="8" w:space="0"/>
            </w:tcBorders>
            <w:tcMar/>
            <w:hideMark/>
          </w:tcPr>
          <w:p w:rsidRPr="006F058B" w:rsidR="00787E2C" w:rsidP="336C7083" w:rsidRDefault="00787E2C" w14:paraId="2A13D1CE" w14:textId="62E7ECBD">
            <w:pPr>
              <w:spacing w:after="0" w:line="240" w:lineRule="auto"/>
              <w:rPr>
                <w:rFonts w:ascii="Aptos" w:hAnsi="Aptos" w:eastAsia="Times New Roman" w:cs="Times New Roman"/>
                <w:b w:val="1"/>
                <w:bCs w:val="1"/>
                <w:color w:val="000000"/>
                <w:kern w:val="0"/>
                <w:lang w:eastAsia="en-ZW"/>
                <w14:ligatures w14:val="none"/>
              </w:rPr>
            </w:pPr>
            <w:r w:rsidRPr="006F058B" w:rsidR="6A453756">
              <w:rPr>
                <w:rFonts w:ascii="Aptos" w:hAnsi="Aptos" w:eastAsia="Times New Roman" w:cs="Times New Roman"/>
                <w:b w:val="1"/>
                <w:bCs w:val="1"/>
                <w:color w:val="000000"/>
                <w:kern w:val="0"/>
                <w:lang w:eastAsia="en-ZW"/>
                <w14:ligatures w14:val="none"/>
              </w:rPr>
              <w:t>NGOs:</w:t>
            </w:r>
            <w:r w:rsidRPr="336C7083" w:rsidR="6A453756">
              <w:rPr>
                <w:rFonts w:ascii="Aptos" w:hAnsi="Aptos" w:eastAsia="Times New Roman" w:cs="Times New Roman"/>
                <w:color w:val="000000" w:themeColor="text1" w:themeTint="FF" w:themeShade="FF"/>
                <w:lang w:eastAsia="en-ZW"/>
              </w:rPr>
              <w:t xml:space="preserve"> Total </w:t>
            </w:r>
            <w:r w:rsidRPr="006F058B" w:rsidR="6A453756">
              <w:rPr>
                <w:rFonts w:ascii="Aptos" w:hAnsi="Aptos" w:eastAsia="Times New Roman" w:cs="Times New Roman"/>
                <w:color w:val="000000"/>
                <w:kern w:val="0"/>
                <w:lang w:eastAsia="en-ZW"/>
                <w14:ligatures w14:val="none"/>
              </w:rPr>
              <w:t>LandCare</w:t>
            </w:r>
            <w:r w:rsidR="22D45615">
              <w:rPr>
                <w:rFonts w:ascii="Aptos" w:hAnsi="Aptos" w:eastAsia="Times New Roman" w:cs="Times New Roman"/>
                <w:color w:val="000000"/>
                <w:kern w:val="0"/>
                <w:lang w:eastAsia="en-ZW"/>
                <w14:ligatures w14:val="none"/>
              </w:rPr>
              <w:t>;</w:t>
            </w:r>
            <w:r w:rsidRPr="006F058B" w:rsidR="6A453756">
              <w:rPr>
                <w:rFonts w:ascii="Aptos" w:hAnsi="Aptos" w:eastAsia="Times New Roman" w:cs="Times New Roman"/>
                <w:color w:val="000000"/>
                <w:kern w:val="0"/>
                <w:lang w:eastAsia="en-ZW"/>
                <w14:ligatures w14:val="none"/>
              </w:rPr>
              <w:t xml:space="preserve"> Conservation Farming Unit (CFU); </w:t>
            </w:r>
            <w:r w:rsidRPr="006F058B" w:rsidR="6A453756">
              <w:rPr>
                <w:rFonts w:ascii="Aptos" w:hAnsi="Aptos" w:eastAsia="Times New Roman" w:cs="Times New Roman"/>
                <w:b w:val="1"/>
                <w:bCs w:val="1"/>
                <w:color w:val="000000"/>
                <w:kern w:val="0"/>
                <w:lang w:eastAsia="en-ZW"/>
                <w14:ligatures w14:val="none"/>
              </w:rPr>
              <w:t>Private Sector:</w:t>
            </w:r>
            <w:r w:rsidRPr="006F058B" w:rsidR="6A453756">
              <w:rPr>
                <w:rFonts w:ascii="Aptos" w:hAnsi="Aptos" w:eastAsia="Times New Roman" w:cs="Times New Roman"/>
                <w:color w:val="000000"/>
                <w:kern w:val="0"/>
                <w:lang w:eastAsia="en-ZW"/>
                <w14:ligatures w14:val="none"/>
              </w:rPr>
              <w:t> CAMCO</w:t>
            </w:r>
            <w:r w:rsidR="22D45615">
              <w:rPr>
                <w:rFonts w:ascii="Aptos" w:hAnsi="Aptos" w:eastAsia="Times New Roman" w:cs="Times New Roman"/>
                <w:color w:val="000000"/>
                <w:kern w:val="0"/>
                <w:lang w:eastAsia="en-ZW"/>
                <w14:ligatures w14:val="none"/>
              </w:rPr>
              <w:t>;</w:t>
            </w:r>
            <w:r w:rsidRPr="006F058B" w:rsidR="6A453756">
              <w:rPr>
                <w:rFonts w:ascii="Aptos" w:hAnsi="Aptos" w:eastAsia="Times New Roman" w:cs="Times New Roman"/>
                <w:color w:val="000000"/>
                <w:kern w:val="0"/>
                <w:lang w:eastAsia="en-ZW"/>
                <w14:ligatures w14:val="none"/>
              </w:rPr>
              <w:t xml:space="preserve"> SARO</w:t>
            </w:r>
            <w:r w:rsidR="22D45615">
              <w:rPr>
                <w:rFonts w:ascii="Aptos" w:hAnsi="Aptos" w:eastAsia="Times New Roman" w:cs="Times New Roman"/>
                <w:color w:val="000000"/>
                <w:kern w:val="0"/>
                <w:lang w:eastAsia="en-ZW"/>
                <w14:ligatures w14:val="none"/>
              </w:rPr>
              <w:t>;</w:t>
            </w:r>
            <w:r w:rsidR="560A10C8">
              <w:rPr>
                <w:rFonts w:ascii="Aptos" w:hAnsi="Aptos" w:eastAsia="Times New Roman" w:cs="Times New Roman"/>
                <w:color w:val="000000"/>
                <w:kern w:val="0"/>
                <w:lang w:eastAsia="en-ZW"/>
                <w14:ligatures w14:val="none"/>
              </w:rPr>
              <w:t xml:space="preserve"> </w:t>
            </w:r>
            <w:r w:rsidRPr="006F058B" w:rsidR="6A453756">
              <w:rPr>
                <w:rFonts w:ascii="Aptos" w:hAnsi="Aptos" w:eastAsia="Times New Roman" w:cs="Times New Roman"/>
                <w:color w:val="000000"/>
                <w:kern w:val="0"/>
                <w:lang w:eastAsia="en-ZW"/>
                <w14:ligatures w14:val="none"/>
              </w:rPr>
              <w:t>Growmore</w:t>
            </w:r>
            <w:r w:rsidRPr="006F058B" w:rsidR="6A453756">
              <w:rPr>
                <w:rFonts w:ascii="Aptos" w:hAnsi="Aptos" w:eastAsia="Times New Roman" w:cs="Times New Roman"/>
                <w:color w:val="000000"/>
                <w:kern w:val="0"/>
                <w:lang w:eastAsia="en-ZW"/>
                <w14:ligatures w14:val="none"/>
              </w:rPr>
              <w:t>; </w:t>
            </w:r>
            <w:r w:rsidRPr="006F058B" w:rsidR="6A453756">
              <w:rPr>
                <w:rFonts w:ascii="Aptos" w:hAnsi="Aptos" w:eastAsia="Times New Roman" w:cs="Times New Roman"/>
                <w:b w:val="1"/>
                <w:bCs w:val="1"/>
                <w:color w:val="000000"/>
                <w:kern w:val="0"/>
                <w:lang w:eastAsia="en-ZW"/>
                <w14:ligatures w14:val="none"/>
              </w:rPr>
              <w:t>Aggregators:</w:t>
            </w:r>
            <w:r w:rsidRPr="006F058B" w:rsidR="6A453756">
              <w:rPr>
                <w:rFonts w:ascii="Aptos" w:hAnsi="Aptos" w:eastAsia="Times New Roman" w:cs="Times New Roman"/>
                <w:color w:val="000000"/>
                <w:kern w:val="0"/>
                <w:lang w:eastAsia="en-ZW"/>
                <w14:ligatures w14:val="none"/>
              </w:rPr>
              <w:t> Multiple contract farming schemes.</w:t>
            </w:r>
          </w:p>
        </w:tc>
        <w:tc>
          <w:tcPr>
            <w:tcW w:w="3164" w:type="dxa"/>
            <w:tcBorders>
              <w:top w:val="nil"/>
              <w:left w:val="nil"/>
              <w:bottom w:val="nil"/>
              <w:right w:val="single" w:color="auto" w:sz="8" w:space="0"/>
            </w:tcBorders>
            <w:tcMar/>
            <w:hideMark/>
          </w:tcPr>
          <w:p w:rsidRPr="006F058B" w:rsidR="00787E2C" w:rsidP="336C7083" w:rsidRDefault="00787E2C" w14:paraId="5564A2AD" w14:textId="77777777">
            <w:pPr>
              <w:spacing w:after="0" w:line="240" w:lineRule="auto"/>
              <w:rPr>
                <w:rFonts w:ascii="Aptos" w:hAnsi="Aptos" w:eastAsia="Times New Roman" w:cs="Times New Roman"/>
                <w:color w:val="000000"/>
                <w:kern w:val="0"/>
                <w:lang w:eastAsia="en-ZW"/>
                <w14:ligatures w14:val="none"/>
              </w:rPr>
            </w:pPr>
            <w:r w:rsidRPr="006F058B" w:rsidR="6A453756">
              <w:rPr>
                <w:rFonts w:ascii="Aptos" w:hAnsi="Aptos" w:eastAsia="Times New Roman" w:cs="Times New Roman"/>
                <w:color w:val="000000"/>
                <w:kern w:val="0"/>
                <w:lang w:eastAsia="en-ZW"/>
                <w14:ligatures w14:val="none"/>
              </w:rPr>
              <w:t>- </w:t>
            </w:r>
            <w:r w:rsidRPr="006F058B" w:rsidR="6A453756">
              <w:rPr>
                <w:rFonts w:ascii="Aptos" w:hAnsi="Aptos" w:eastAsia="Times New Roman" w:cs="Times New Roman"/>
                <w:b w:val="1"/>
                <w:bCs w:val="1"/>
                <w:color w:val="000000"/>
                <w:kern w:val="0"/>
                <w:lang w:eastAsia="en-ZW"/>
                <w14:ligatures w14:val="none"/>
              </w:rPr>
              <w:t>NGOs:</w:t>
            </w:r>
            <w:r w:rsidRPr="006F058B" w:rsidR="6A453756">
              <w:rPr>
                <w:rFonts w:ascii="Aptos" w:hAnsi="Aptos" w:eastAsia="Times New Roman" w:cs="Times New Roman"/>
                <w:color w:val="000000"/>
                <w:kern w:val="0"/>
                <w:lang w:eastAsia="en-ZW"/>
                <w14:ligatures w14:val="none"/>
              </w:rPr>
              <w:t> Last-mile delivery, MSP recruitment, training, and farmer mobilization.</w:t>
            </w:r>
          </w:p>
        </w:tc>
      </w:tr>
      <w:tr w:rsidRPr="006F058B" w:rsidR="00787E2C" w:rsidTr="336C7083" w14:paraId="49F37CD0" w14:textId="77777777">
        <w:trPr>
          <w:trHeight w:val="1308"/>
        </w:trPr>
        <w:tc>
          <w:tcPr>
            <w:tcW w:w="2486" w:type="dxa"/>
            <w:vMerge/>
            <w:tcBorders/>
            <w:tcMar/>
            <w:vAlign w:val="center"/>
            <w:hideMark/>
          </w:tcPr>
          <w:p w:rsidRPr="006F058B" w:rsidR="00787E2C" w:rsidP="003C0CA8" w:rsidRDefault="00787E2C" w14:paraId="723DCF14" w14:textId="77777777">
            <w:pPr>
              <w:spacing w:after="0" w:line="240" w:lineRule="auto"/>
              <w:rPr>
                <w:ins w:author="MHLANGA, Blessing (CIMMYT-Zimbabwe)" w:date="2026-04-17T13:51:00Z" w16du:dateUtc="2026-04-17T11:51:00Z" w:id="141"/>
                <w:rFonts w:ascii="Aptos" w:hAnsi="Aptos" w:eastAsia="Times New Roman" w:cs="Times New Roman"/>
                <w:b/>
                <w:bCs/>
                <w:color w:val="000000"/>
                <w:kern w:val="0"/>
                <w:lang w:eastAsia="en-ZW"/>
                <w14:ligatures w14:val="none"/>
              </w:rPr>
            </w:pPr>
          </w:p>
        </w:tc>
        <w:tc>
          <w:tcPr>
            <w:tcW w:w="3706" w:type="dxa"/>
            <w:vMerge/>
            <w:tcBorders/>
            <w:tcMar/>
            <w:vAlign w:val="center"/>
            <w:hideMark/>
          </w:tcPr>
          <w:p w:rsidRPr="006F058B" w:rsidR="00787E2C" w:rsidP="003C0CA8" w:rsidRDefault="00787E2C" w14:paraId="483E17DE" w14:textId="77777777">
            <w:pPr>
              <w:spacing w:after="0" w:line="240" w:lineRule="auto"/>
              <w:rPr>
                <w:ins w:author="MHLANGA, Blessing (CIMMYT-Zimbabwe)" w:date="2026-04-17T13:51:00Z" w16du:dateUtc="2026-04-17T11:51:00Z" w:id="143"/>
                <w:rFonts w:ascii="Aptos" w:hAnsi="Aptos" w:eastAsia="Times New Roman" w:cs="Times New Roman"/>
                <w:b/>
                <w:bCs/>
                <w:color w:val="000000"/>
                <w:kern w:val="0"/>
                <w:lang w:eastAsia="en-ZW"/>
                <w14:ligatures w14:val="none"/>
              </w:rPr>
            </w:pPr>
          </w:p>
        </w:tc>
        <w:tc>
          <w:tcPr>
            <w:tcW w:w="3164" w:type="dxa"/>
            <w:tcBorders>
              <w:top w:val="nil"/>
              <w:left w:val="nil"/>
              <w:bottom w:val="nil"/>
              <w:right w:val="single" w:color="auto" w:sz="8" w:space="0"/>
            </w:tcBorders>
            <w:tcMar/>
            <w:hideMark/>
          </w:tcPr>
          <w:p w:rsidRPr="006F058B" w:rsidR="00787E2C" w:rsidP="336C7083" w:rsidRDefault="00787E2C" w14:paraId="1126852E" w14:textId="77777777">
            <w:pPr>
              <w:spacing w:after="0" w:line="240" w:lineRule="auto"/>
              <w:rPr>
                <w:rFonts w:ascii="Aptos" w:hAnsi="Aptos" w:eastAsia="Times New Roman" w:cs="Times New Roman"/>
                <w:color w:val="000000"/>
                <w:kern w:val="0"/>
                <w:lang w:eastAsia="en-ZW"/>
                <w14:ligatures w14:val="none"/>
              </w:rPr>
            </w:pPr>
            <w:r w:rsidRPr="006F058B" w:rsidR="6A453756">
              <w:rPr>
                <w:rFonts w:ascii="Aptos" w:hAnsi="Aptos" w:eastAsia="Times New Roman" w:cs="Times New Roman"/>
                <w:color w:val="000000"/>
                <w:kern w:val="0"/>
                <w:lang w:eastAsia="en-ZW"/>
                <w14:ligatures w14:val="none"/>
              </w:rPr>
              <w:t>- </w:t>
            </w:r>
            <w:r w:rsidRPr="006F058B" w:rsidR="6A453756">
              <w:rPr>
                <w:rFonts w:ascii="Aptos" w:hAnsi="Aptos" w:eastAsia="Times New Roman" w:cs="Times New Roman"/>
                <w:b w:val="1"/>
                <w:bCs w:val="1"/>
                <w:color w:val="000000"/>
                <w:kern w:val="0"/>
                <w:lang w:eastAsia="en-ZW"/>
                <w14:ligatures w14:val="none"/>
              </w:rPr>
              <w:t>Private Sector:</w:t>
            </w:r>
            <w:r w:rsidRPr="006F058B" w:rsidR="6A453756">
              <w:rPr>
                <w:rFonts w:ascii="Aptos" w:hAnsi="Aptos" w:eastAsia="Times New Roman" w:cs="Times New Roman"/>
                <w:color w:val="000000"/>
                <w:kern w:val="0"/>
                <w:lang w:eastAsia="en-ZW"/>
                <w14:ligatures w14:val="none"/>
              </w:rPr>
              <w:t> Machinery supply, after-sales service, and exploring distributor-finance and digital scheduling models.</w:t>
            </w:r>
          </w:p>
        </w:tc>
      </w:tr>
      <w:tr w:rsidRPr="006F058B" w:rsidR="00787E2C" w:rsidTr="336C7083" w14:paraId="2CAE3F47" w14:textId="77777777">
        <w:trPr>
          <w:trHeight w:val="1044"/>
        </w:trPr>
        <w:tc>
          <w:tcPr>
            <w:tcW w:w="2486" w:type="dxa"/>
            <w:vMerge/>
            <w:tcBorders/>
            <w:tcMar/>
            <w:vAlign w:val="center"/>
            <w:hideMark/>
          </w:tcPr>
          <w:p w:rsidRPr="006F058B" w:rsidR="00787E2C" w:rsidP="003C0CA8" w:rsidRDefault="00787E2C" w14:paraId="7CE6BFF5" w14:textId="77777777">
            <w:pPr>
              <w:spacing w:after="0" w:line="240" w:lineRule="auto"/>
              <w:rPr>
                <w:ins w:author="MHLANGA, Blessing (CIMMYT-Zimbabwe)" w:date="2026-04-17T13:51:00Z" w16du:dateUtc="2026-04-17T11:51:00Z" w:id="151"/>
                <w:rFonts w:ascii="Aptos" w:hAnsi="Aptos" w:eastAsia="Times New Roman" w:cs="Times New Roman"/>
                <w:b/>
                <w:bCs/>
                <w:color w:val="000000"/>
                <w:kern w:val="0"/>
                <w:lang w:eastAsia="en-ZW"/>
                <w14:ligatures w14:val="none"/>
              </w:rPr>
            </w:pPr>
          </w:p>
        </w:tc>
        <w:tc>
          <w:tcPr>
            <w:tcW w:w="3706" w:type="dxa"/>
            <w:vMerge/>
            <w:tcBorders/>
            <w:tcMar/>
            <w:vAlign w:val="center"/>
            <w:hideMark/>
          </w:tcPr>
          <w:p w:rsidRPr="006F058B" w:rsidR="00787E2C" w:rsidP="003C0CA8" w:rsidRDefault="00787E2C" w14:paraId="3B5F22AC" w14:textId="77777777">
            <w:pPr>
              <w:spacing w:after="0" w:line="240" w:lineRule="auto"/>
              <w:rPr>
                <w:ins w:author="MHLANGA, Blessing (CIMMYT-Zimbabwe)" w:date="2026-04-17T13:51:00Z" w16du:dateUtc="2026-04-17T11:51:00Z" w:id="153"/>
                <w:rFonts w:ascii="Aptos" w:hAnsi="Aptos" w:eastAsia="Times New Roman" w:cs="Times New Roman"/>
                <w:b/>
                <w:bCs/>
                <w:color w:val="000000"/>
                <w:kern w:val="0"/>
                <w:lang w:eastAsia="en-ZW"/>
                <w14:ligatures w14:val="none"/>
              </w:rPr>
            </w:pPr>
          </w:p>
        </w:tc>
        <w:tc>
          <w:tcPr>
            <w:tcW w:w="3164" w:type="dxa"/>
            <w:tcBorders>
              <w:top w:val="nil"/>
              <w:left w:val="nil"/>
              <w:bottom w:val="single" w:color="auto" w:sz="8" w:space="0"/>
              <w:right w:val="single" w:color="auto" w:sz="8" w:space="0"/>
            </w:tcBorders>
            <w:tcMar/>
            <w:hideMark/>
          </w:tcPr>
          <w:p w:rsidRPr="006F058B" w:rsidR="00787E2C" w:rsidP="336C7083" w:rsidRDefault="00787E2C" w14:paraId="4BC20650" w14:textId="77777777">
            <w:pPr>
              <w:spacing w:after="0" w:line="240" w:lineRule="auto"/>
              <w:rPr>
                <w:rFonts w:ascii="Aptos" w:hAnsi="Aptos" w:eastAsia="Times New Roman" w:cs="Times New Roman"/>
                <w:color w:val="000000"/>
                <w:kern w:val="0"/>
                <w:lang w:eastAsia="en-ZW"/>
                <w14:ligatures w14:val="none"/>
              </w:rPr>
            </w:pPr>
            <w:r w:rsidRPr="006F058B" w:rsidR="6A453756">
              <w:rPr>
                <w:rFonts w:ascii="Aptos" w:hAnsi="Aptos" w:eastAsia="Times New Roman" w:cs="Times New Roman"/>
                <w:color w:val="000000"/>
                <w:kern w:val="0"/>
                <w:lang w:eastAsia="en-ZW"/>
                <w14:ligatures w14:val="none"/>
              </w:rPr>
              <w:t>- </w:t>
            </w:r>
            <w:r w:rsidRPr="006F058B" w:rsidR="6A453756">
              <w:rPr>
                <w:rFonts w:ascii="Aptos" w:hAnsi="Aptos" w:eastAsia="Times New Roman" w:cs="Times New Roman"/>
                <w:b w:val="1"/>
                <w:bCs w:val="1"/>
                <w:color w:val="000000"/>
                <w:kern w:val="0"/>
                <w:lang w:eastAsia="en-ZW"/>
                <w14:ligatures w14:val="none"/>
              </w:rPr>
              <w:t>Aggregators:</w:t>
            </w:r>
            <w:r w:rsidRPr="006F058B" w:rsidR="6A453756">
              <w:rPr>
                <w:rFonts w:ascii="Aptos" w:hAnsi="Aptos" w:eastAsia="Times New Roman" w:cs="Times New Roman"/>
                <w:color w:val="000000"/>
                <w:kern w:val="0"/>
                <w:lang w:eastAsia="en-ZW"/>
                <w14:ligatures w14:val="none"/>
              </w:rPr>
              <w:t> Provide entry points for structured repayment and co-financing.</w:t>
            </w:r>
          </w:p>
        </w:tc>
      </w:tr>
      <w:tr w:rsidRPr="006F058B" w:rsidR="00787E2C" w:rsidTr="336C7083" w14:paraId="26BB437F" w14:textId="77777777">
        <w:trPr>
          <w:trHeight w:val="1296"/>
        </w:trPr>
        <w:tc>
          <w:tcPr>
            <w:tcW w:w="2486" w:type="dxa"/>
            <w:vMerge w:val="restart"/>
            <w:tcBorders>
              <w:top w:val="nil"/>
              <w:left w:val="single" w:color="auto" w:sz="8" w:space="0"/>
              <w:bottom w:val="single" w:color="000000" w:themeColor="text1" w:sz="8" w:space="0"/>
              <w:right w:val="single" w:color="auto" w:sz="8" w:space="0"/>
            </w:tcBorders>
            <w:tcMar/>
            <w:hideMark/>
          </w:tcPr>
          <w:p w:rsidRPr="006F058B" w:rsidR="00787E2C" w:rsidP="336C7083" w:rsidRDefault="00787E2C" w14:paraId="55E08D8C" w14:textId="095C8BC4">
            <w:pPr>
              <w:spacing w:after="0" w:line="240" w:lineRule="auto"/>
              <w:rPr>
                <w:rFonts w:ascii="Aptos" w:hAnsi="Aptos" w:eastAsia="Times New Roman" w:cs="Times New Roman"/>
                <w:b w:val="1"/>
                <w:bCs w:val="1"/>
                <w:color w:val="000000"/>
                <w:kern w:val="0"/>
                <w:lang w:eastAsia="en-ZW"/>
                <w14:ligatures w14:val="none"/>
              </w:rPr>
            </w:pPr>
            <w:r w:rsidRPr="336C7083" w:rsidR="6A453756">
              <w:rPr>
                <w:rFonts w:ascii="Aptos" w:hAnsi="Aptos" w:eastAsia="Times New Roman" w:cs="Times New Roman"/>
                <w:b w:val="1"/>
                <w:bCs w:val="1"/>
                <w:color w:val="000000" w:themeColor="text1" w:themeTint="FF" w:themeShade="FF"/>
                <w:lang w:eastAsia="en-ZW"/>
              </w:rPr>
              <w:t xml:space="preserve">Scaling </w:t>
            </w:r>
            <w:r w:rsidRPr="336C7083" w:rsidR="16E12C9F">
              <w:rPr>
                <w:rFonts w:ascii="Aptos" w:hAnsi="Aptos" w:eastAsia="Times New Roman" w:cs="Times New Roman"/>
                <w:b w:val="1"/>
                <w:bCs w:val="1"/>
                <w:color w:val="000000" w:themeColor="text1" w:themeTint="FF" w:themeShade="FF"/>
                <w:lang w:eastAsia="en-ZW"/>
              </w:rPr>
              <w:t>and</w:t>
            </w:r>
            <w:r w:rsidRPr="006F058B" w:rsidR="6A453756">
              <w:rPr>
                <w:rFonts w:ascii="Aptos" w:hAnsi="Aptos" w:eastAsia="Times New Roman" w:cs="Times New Roman"/>
                <w:b w:val="1"/>
                <w:bCs w:val="1"/>
                <w:color w:val="000000"/>
                <w:kern w:val="0"/>
                <w:lang w:eastAsia="en-ZW"/>
                <w14:ligatures w14:val="none"/>
              </w:rPr>
              <w:t xml:space="preserve"> Enabling Partners</w:t>
            </w:r>
          </w:p>
        </w:tc>
        <w:tc>
          <w:tcPr>
            <w:tcW w:w="3706" w:type="dxa"/>
            <w:vMerge w:val="restart"/>
            <w:tcBorders>
              <w:top w:val="nil"/>
              <w:left w:val="single" w:color="auto" w:sz="8" w:space="0"/>
              <w:bottom w:val="single" w:color="000000" w:themeColor="text1" w:sz="8" w:space="0"/>
              <w:right w:val="single" w:color="auto" w:sz="8" w:space="0"/>
            </w:tcBorders>
            <w:tcMar/>
            <w:hideMark/>
          </w:tcPr>
          <w:p w:rsidRPr="006F058B" w:rsidR="00787E2C" w:rsidP="336C7083" w:rsidRDefault="00787E2C" w14:paraId="22A317BE" w14:textId="068F481B">
            <w:pPr>
              <w:spacing w:after="0" w:line="240" w:lineRule="auto"/>
              <w:rPr>
                <w:rFonts w:ascii="Aptos" w:hAnsi="Aptos" w:eastAsia="Times New Roman" w:cs="Times New Roman"/>
                <w:b w:val="1"/>
                <w:bCs w:val="1"/>
                <w:color w:val="000000"/>
                <w:kern w:val="0"/>
                <w:lang w:eastAsia="en-ZW"/>
                <w14:ligatures w14:val="none"/>
              </w:rPr>
            </w:pPr>
            <w:r w:rsidRPr="006F058B" w:rsidR="6A453756">
              <w:rPr>
                <w:rFonts w:ascii="Aptos" w:hAnsi="Aptos" w:eastAsia="Times New Roman" w:cs="Times New Roman"/>
                <w:b w:val="1"/>
                <w:bCs w:val="1"/>
                <w:color w:val="000000"/>
                <w:kern w:val="0"/>
                <w:lang w:eastAsia="en-ZW"/>
                <w14:ligatures w14:val="none"/>
              </w:rPr>
              <w:t>Government:</w:t>
            </w:r>
            <w:r w:rsidRPr="006F058B" w:rsidR="6A453756">
              <w:rPr>
                <w:rFonts w:ascii="Aptos" w:hAnsi="Aptos" w:eastAsia="Times New Roman" w:cs="Times New Roman"/>
                <w:color w:val="000000"/>
                <w:kern w:val="0"/>
                <w:lang w:eastAsia="en-ZW"/>
                <w14:ligatures w14:val="none"/>
              </w:rPr>
              <w:t> Zambia Ministry of Agriculture (and counterparts in spillover countries); </w:t>
            </w:r>
            <w:r w:rsidRPr="006F058B" w:rsidR="6A453756">
              <w:rPr>
                <w:rFonts w:ascii="Aptos" w:hAnsi="Aptos" w:eastAsia="Times New Roman" w:cs="Times New Roman"/>
                <w:b w:val="1"/>
                <w:bCs w:val="1"/>
                <w:color w:val="000000"/>
                <w:kern w:val="0"/>
                <w:lang w:eastAsia="en-ZW"/>
                <w14:ligatures w14:val="none"/>
              </w:rPr>
              <w:t>Financial Institutions:</w:t>
            </w:r>
            <w:r w:rsidRPr="336C7083" w:rsidR="6A453756">
              <w:rPr>
                <w:rFonts w:ascii="Aptos" w:hAnsi="Aptos" w:eastAsia="Times New Roman" w:cs="Times New Roman"/>
                <w:color w:val="000000" w:themeColor="text1" w:themeTint="FF" w:themeShade="FF"/>
                <w:lang w:eastAsia="en-ZW"/>
              </w:rPr>
              <w:t xml:space="preserve"> ZANACO, </w:t>
            </w:r>
            <w:r w:rsidRPr="336C7083" w:rsidR="6A453756">
              <w:rPr>
                <w:rFonts w:ascii="Aptos" w:hAnsi="Aptos" w:eastAsia="Times New Roman" w:cs="Times New Roman"/>
                <w:color w:val="000000" w:themeColor="text1" w:themeTint="FF" w:themeShade="FF"/>
                <w:lang w:eastAsia="en-ZW"/>
              </w:rPr>
              <w:t>AgLeaseCo</w:t>
            </w:r>
            <w:r w:rsidRPr="006F058B" w:rsidR="6A453756">
              <w:rPr>
                <w:rFonts w:ascii="Aptos" w:hAnsi="Aptos" w:eastAsia="Times New Roman" w:cs="Times New Roman"/>
                <w:color w:val="000000"/>
                <w:kern w:val="0"/>
                <w:lang w:eastAsia="en-ZW"/>
                <w14:ligatures w14:val="none"/>
              </w:rPr>
              <w:t>, Vision Fund, Microloan Foundation; </w:t>
            </w:r>
            <w:r w:rsidRPr="006F058B" w:rsidR="6A453756">
              <w:rPr>
                <w:rFonts w:ascii="Aptos" w:hAnsi="Aptos" w:eastAsia="Times New Roman" w:cs="Times New Roman"/>
                <w:b w:val="1"/>
                <w:bCs w:val="1"/>
                <w:color w:val="000000"/>
                <w:kern w:val="0"/>
                <w:lang w:eastAsia="en-ZW"/>
                <w14:ligatures w14:val="none"/>
              </w:rPr>
              <w:t>Development Programs:</w:t>
            </w:r>
            <w:r w:rsidRPr="336C7083" w:rsidR="6A453756">
              <w:rPr>
                <w:rFonts w:ascii="Aptos" w:hAnsi="Aptos" w:eastAsia="Times New Roman" w:cs="Times New Roman"/>
                <w:color w:val="000000" w:themeColor="text1" w:themeTint="FF" w:themeShade="FF"/>
                <w:lang w:eastAsia="en-ZW"/>
              </w:rPr>
              <w:t> </w:t>
            </w:r>
            <w:r w:rsidRPr="336C7083" w:rsidR="6A453756">
              <w:rPr>
                <w:rFonts w:ascii="Aptos" w:hAnsi="Aptos" w:eastAsia="Times New Roman" w:cs="Times New Roman"/>
                <w:color w:val="000000" w:themeColor="text1" w:themeTint="FF" w:themeShade="FF"/>
                <w:lang w:eastAsia="en-ZW"/>
              </w:rPr>
              <w:t>Ukama</w:t>
            </w:r>
            <w:r w:rsidRPr="336C7083" w:rsidR="6A453756">
              <w:rPr>
                <w:rFonts w:ascii="Aptos" w:hAnsi="Aptos" w:eastAsia="Times New Roman" w:cs="Times New Roman"/>
                <w:color w:val="000000" w:themeColor="text1" w:themeTint="FF" w:themeShade="FF"/>
                <w:lang w:eastAsia="en-ZW"/>
              </w:rPr>
              <w:t xml:space="preserve"> </w:t>
            </w:r>
            <w:r w:rsidRPr="336C7083" w:rsidR="6A453756">
              <w:rPr>
                <w:rFonts w:ascii="Aptos" w:hAnsi="Aptos" w:eastAsia="Times New Roman" w:cs="Times New Roman"/>
                <w:color w:val="000000" w:themeColor="text1" w:themeTint="FF" w:themeShade="FF"/>
                <w:lang w:eastAsia="en-ZW"/>
              </w:rPr>
              <w:t>Ustawi</w:t>
            </w:r>
            <w:r w:rsidRPr="336C7083" w:rsidR="6A453756">
              <w:rPr>
                <w:rFonts w:ascii="Aptos" w:hAnsi="Aptos" w:eastAsia="Times New Roman" w:cs="Times New Roman"/>
                <w:color w:val="000000" w:themeColor="text1" w:themeTint="FF" w:themeShade="FF"/>
                <w:lang w:eastAsia="en-ZW"/>
              </w:rPr>
              <w:t xml:space="preserve">, SIFAZ, AICCRA, Water </w:t>
            </w:r>
            <w:r w:rsidRPr="336C7083" w:rsidR="16E12C9F">
              <w:rPr>
                <w:rFonts w:ascii="Aptos" w:hAnsi="Aptos" w:eastAsia="Times New Roman" w:cs="Times New Roman"/>
                <w:color w:val="000000" w:themeColor="text1" w:themeTint="FF" w:themeShade="FF"/>
                <w:lang w:eastAsia="en-ZW"/>
              </w:rPr>
              <w:t>and</w:t>
            </w:r>
            <w:r w:rsidRPr="006F058B" w:rsidR="6A453756">
              <w:rPr>
                <w:rFonts w:ascii="Aptos" w:hAnsi="Aptos" w:eastAsia="Times New Roman" w:cs="Times New Roman"/>
                <w:color w:val="000000"/>
                <w:kern w:val="0"/>
                <w:lang w:eastAsia="en-ZW"/>
                <w14:ligatures w14:val="none"/>
              </w:rPr>
              <w:t xml:space="preserve"> Soil Accelerator.</w:t>
            </w:r>
          </w:p>
        </w:tc>
        <w:tc>
          <w:tcPr>
            <w:tcW w:w="3164" w:type="dxa"/>
            <w:tcBorders>
              <w:top w:val="nil"/>
              <w:left w:val="nil"/>
              <w:bottom w:val="nil"/>
              <w:right w:val="single" w:color="auto" w:sz="8" w:space="0"/>
            </w:tcBorders>
            <w:tcMar/>
            <w:hideMark/>
          </w:tcPr>
          <w:p w:rsidRPr="006F058B" w:rsidR="00787E2C" w:rsidP="336C7083" w:rsidRDefault="00787E2C" w14:paraId="65D28C5E" w14:textId="77777777">
            <w:pPr>
              <w:spacing w:after="0" w:line="240" w:lineRule="auto"/>
              <w:rPr>
                <w:rFonts w:ascii="Aptos" w:hAnsi="Aptos" w:eastAsia="Times New Roman" w:cs="Times New Roman"/>
                <w:color w:val="000000"/>
                <w:kern w:val="0"/>
                <w:lang w:eastAsia="en-ZW"/>
                <w14:ligatures w14:val="none"/>
              </w:rPr>
            </w:pPr>
            <w:r w:rsidRPr="006F058B" w:rsidR="6A453756">
              <w:rPr>
                <w:rFonts w:ascii="Aptos" w:hAnsi="Aptos" w:eastAsia="Times New Roman" w:cs="Times New Roman"/>
                <w:color w:val="000000"/>
                <w:kern w:val="0"/>
                <w:lang w:eastAsia="en-ZW"/>
                <w14:ligatures w14:val="none"/>
              </w:rPr>
              <w:t>- </w:t>
            </w:r>
            <w:r w:rsidRPr="006F058B" w:rsidR="6A453756">
              <w:rPr>
                <w:rFonts w:ascii="Aptos" w:hAnsi="Aptos" w:eastAsia="Times New Roman" w:cs="Times New Roman"/>
                <w:b w:val="1"/>
                <w:bCs w:val="1"/>
                <w:color w:val="000000"/>
                <w:kern w:val="0"/>
                <w:lang w:eastAsia="en-ZW"/>
                <w14:ligatures w14:val="none"/>
              </w:rPr>
              <w:t>Government:</w:t>
            </w:r>
            <w:r w:rsidRPr="336C7083" w:rsidR="6A453756">
              <w:rPr>
                <w:rFonts w:ascii="Aptos" w:hAnsi="Aptos" w:eastAsia="Times New Roman" w:cs="Times New Roman"/>
                <w:color w:val="000000" w:themeColor="text1" w:themeTint="FF" w:themeShade="FF"/>
                <w:lang w:eastAsia="en-ZW"/>
              </w:rPr>
              <w:t xml:space="preserve"> Policy alignment, embedding MSPs in extension and subsidy programs, and </w:t>
            </w:r>
            <w:r w:rsidRPr="336C7083" w:rsidR="6A453756">
              <w:rPr>
                <w:rFonts w:ascii="Aptos" w:hAnsi="Aptos" w:eastAsia="Times New Roman" w:cs="Times New Roman"/>
                <w:color w:val="000000" w:themeColor="text1" w:themeTint="FF" w:themeShade="FF"/>
                <w:lang w:eastAsia="en-ZW"/>
              </w:rPr>
              <w:t>convening</w:t>
            </w:r>
            <w:r w:rsidRPr="006F058B" w:rsidR="6A453756">
              <w:rPr>
                <w:rFonts w:ascii="Aptos" w:hAnsi="Aptos" w:eastAsia="Times New Roman" w:cs="Times New Roman"/>
                <w:color w:val="000000"/>
                <w:kern w:val="0"/>
                <w:lang w:eastAsia="en-ZW"/>
                <w14:ligatures w14:val="none"/>
              </w:rPr>
              <w:t xml:space="preserve"> PPPs.</w:t>
            </w:r>
          </w:p>
        </w:tc>
      </w:tr>
      <w:tr w:rsidRPr="006F058B" w:rsidR="00787E2C" w:rsidTr="336C7083" w14:paraId="106F4776" w14:textId="77777777">
        <w:trPr>
          <w:trHeight w:val="1308"/>
        </w:trPr>
        <w:tc>
          <w:tcPr>
            <w:tcW w:w="2486" w:type="dxa"/>
            <w:vMerge/>
            <w:tcBorders/>
            <w:tcMar/>
            <w:vAlign w:val="center"/>
            <w:hideMark/>
          </w:tcPr>
          <w:p w:rsidRPr="006F058B" w:rsidR="00787E2C" w:rsidP="003C0CA8" w:rsidRDefault="00787E2C" w14:paraId="4E8B5344" w14:textId="77777777">
            <w:pPr>
              <w:spacing w:after="0" w:line="240" w:lineRule="auto"/>
              <w:rPr>
                <w:ins w:author="MHLANGA, Blessing (CIMMYT-Zimbabwe)" w:date="2026-04-17T13:51:00Z" w16du:dateUtc="2026-04-17T11:51:00Z" w:id="175"/>
                <w:rFonts w:ascii="Aptos" w:hAnsi="Aptos" w:eastAsia="Times New Roman" w:cs="Times New Roman"/>
                <w:b/>
                <w:bCs/>
                <w:color w:val="000000"/>
                <w:kern w:val="0"/>
                <w:lang w:eastAsia="en-ZW"/>
                <w14:ligatures w14:val="none"/>
              </w:rPr>
            </w:pPr>
          </w:p>
        </w:tc>
        <w:tc>
          <w:tcPr>
            <w:tcW w:w="3706" w:type="dxa"/>
            <w:vMerge/>
            <w:tcBorders/>
            <w:tcMar/>
            <w:vAlign w:val="center"/>
            <w:hideMark/>
          </w:tcPr>
          <w:p w:rsidRPr="006F058B" w:rsidR="00787E2C" w:rsidP="003C0CA8" w:rsidRDefault="00787E2C" w14:paraId="52063E47" w14:textId="77777777">
            <w:pPr>
              <w:spacing w:after="0" w:line="240" w:lineRule="auto"/>
              <w:rPr>
                <w:ins w:author="MHLANGA, Blessing (CIMMYT-Zimbabwe)" w:date="2026-04-17T13:51:00Z" w16du:dateUtc="2026-04-17T11:51:00Z" w:id="177"/>
                <w:rFonts w:ascii="Aptos" w:hAnsi="Aptos" w:eastAsia="Times New Roman" w:cs="Times New Roman"/>
                <w:b/>
                <w:bCs/>
                <w:color w:val="000000"/>
                <w:kern w:val="0"/>
                <w:lang w:eastAsia="en-ZW"/>
                <w14:ligatures w14:val="none"/>
              </w:rPr>
            </w:pPr>
          </w:p>
        </w:tc>
        <w:tc>
          <w:tcPr>
            <w:tcW w:w="3164" w:type="dxa"/>
            <w:tcBorders>
              <w:top w:val="nil"/>
              <w:left w:val="nil"/>
              <w:bottom w:val="nil"/>
              <w:right w:val="single" w:color="auto" w:sz="8" w:space="0"/>
            </w:tcBorders>
            <w:tcMar/>
            <w:hideMark/>
          </w:tcPr>
          <w:p w:rsidRPr="006F058B" w:rsidR="00787E2C" w:rsidP="336C7083" w:rsidRDefault="00787E2C" w14:paraId="54901D2E" w14:textId="77777777">
            <w:pPr>
              <w:spacing w:after="0" w:line="240" w:lineRule="auto"/>
              <w:rPr>
                <w:rFonts w:ascii="Aptos" w:hAnsi="Aptos" w:eastAsia="Times New Roman" w:cs="Times New Roman"/>
                <w:color w:val="000000"/>
                <w:kern w:val="0"/>
                <w:lang w:eastAsia="en-ZW"/>
                <w14:ligatures w14:val="none"/>
              </w:rPr>
            </w:pPr>
            <w:r w:rsidRPr="006F058B" w:rsidR="6A453756">
              <w:rPr>
                <w:rFonts w:ascii="Aptos" w:hAnsi="Aptos" w:eastAsia="Times New Roman" w:cs="Times New Roman"/>
                <w:color w:val="000000"/>
                <w:kern w:val="0"/>
                <w:lang w:eastAsia="en-ZW"/>
                <w14:ligatures w14:val="none"/>
              </w:rPr>
              <w:t>- </w:t>
            </w:r>
            <w:r w:rsidRPr="006F058B" w:rsidR="6A453756">
              <w:rPr>
                <w:rFonts w:ascii="Aptos" w:hAnsi="Aptos" w:eastAsia="Times New Roman" w:cs="Times New Roman"/>
                <w:b w:val="1"/>
                <w:bCs w:val="1"/>
                <w:color w:val="000000"/>
                <w:kern w:val="0"/>
                <w:lang w:eastAsia="en-ZW"/>
                <w14:ligatures w14:val="none"/>
              </w:rPr>
              <w:t>Financial Institutions:</w:t>
            </w:r>
            <w:r w:rsidRPr="006F058B" w:rsidR="6A453756">
              <w:rPr>
                <w:rFonts w:ascii="Aptos" w:hAnsi="Aptos" w:eastAsia="Times New Roman" w:cs="Times New Roman"/>
                <w:color w:val="000000"/>
                <w:kern w:val="0"/>
                <w:lang w:eastAsia="en-ZW"/>
                <w14:ligatures w14:val="none"/>
              </w:rPr>
              <w:t> Design and deploy bundled loans, insurance, and manage the Risk-Sharing Facility (RSF).</w:t>
            </w:r>
          </w:p>
        </w:tc>
      </w:tr>
      <w:tr w:rsidRPr="006F058B" w:rsidR="00787E2C" w:rsidTr="336C7083" w14:paraId="6E962F5A" w14:textId="77777777">
        <w:trPr>
          <w:trHeight w:val="1116"/>
        </w:trPr>
        <w:tc>
          <w:tcPr>
            <w:tcW w:w="2486" w:type="dxa"/>
            <w:vMerge/>
            <w:tcBorders/>
            <w:tcMar/>
            <w:vAlign w:val="center"/>
            <w:hideMark/>
          </w:tcPr>
          <w:p w:rsidRPr="006F058B" w:rsidR="00787E2C" w:rsidP="003C0CA8" w:rsidRDefault="00787E2C" w14:paraId="513F0DC9" w14:textId="77777777">
            <w:pPr>
              <w:spacing w:after="0" w:line="240" w:lineRule="auto"/>
              <w:rPr>
                <w:ins w:author="MHLANGA, Blessing (CIMMYT-Zimbabwe)" w:date="2026-04-17T13:51:00Z" w16du:dateUtc="2026-04-17T11:51:00Z" w:id="185"/>
                <w:rFonts w:ascii="Aptos" w:hAnsi="Aptos" w:eastAsia="Times New Roman" w:cs="Times New Roman"/>
                <w:b/>
                <w:bCs/>
                <w:color w:val="000000"/>
                <w:kern w:val="0"/>
                <w:lang w:eastAsia="en-ZW"/>
                <w14:ligatures w14:val="none"/>
              </w:rPr>
            </w:pPr>
          </w:p>
        </w:tc>
        <w:tc>
          <w:tcPr>
            <w:tcW w:w="3706" w:type="dxa"/>
            <w:vMerge/>
            <w:tcBorders/>
            <w:tcMar/>
            <w:vAlign w:val="center"/>
            <w:hideMark/>
          </w:tcPr>
          <w:p w:rsidRPr="006F058B" w:rsidR="00787E2C" w:rsidP="003C0CA8" w:rsidRDefault="00787E2C" w14:paraId="7B00B2E7" w14:textId="77777777">
            <w:pPr>
              <w:spacing w:after="0" w:line="240" w:lineRule="auto"/>
              <w:rPr>
                <w:ins w:author="MHLANGA, Blessing (CIMMYT-Zimbabwe)" w:date="2026-04-17T13:51:00Z" w16du:dateUtc="2026-04-17T11:51:00Z" w:id="187"/>
                <w:rFonts w:ascii="Aptos" w:hAnsi="Aptos" w:eastAsia="Times New Roman" w:cs="Times New Roman"/>
                <w:b/>
                <w:bCs/>
                <w:color w:val="000000"/>
                <w:kern w:val="0"/>
                <w:lang w:eastAsia="en-ZW"/>
                <w14:ligatures w14:val="none"/>
              </w:rPr>
            </w:pPr>
          </w:p>
        </w:tc>
        <w:tc>
          <w:tcPr>
            <w:tcW w:w="3164" w:type="dxa"/>
            <w:tcBorders>
              <w:top w:val="nil"/>
              <w:left w:val="nil"/>
              <w:bottom w:val="single" w:color="auto" w:sz="8" w:space="0"/>
              <w:right w:val="single" w:color="auto" w:sz="8" w:space="0"/>
            </w:tcBorders>
            <w:tcMar/>
            <w:hideMark/>
          </w:tcPr>
          <w:p w:rsidRPr="006F058B" w:rsidR="00787E2C" w:rsidP="336C7083" w:rsidRDefault="00787E2C" w14:paraId="64DC54C8" w14:textId="77777777">
            <w:pPr>
              <w:spacing w:after="0" w:line="240" w:lineRule="auto"/>
              <w:rPr>
                <w:rFonts w:ascii="Aptos" w:hAnsi="Aptos" w:eastAsia="Times New Roman" w:cs="Times New Roman"/>
                <w:color w:val="000000"/>
                <w:kern w:val="0"/>
                <w:lang w:eastAsia="en-ZW"/>
                <w14:ligatures w14:val="none"/>
              </w:rPr>
            </w:pPr>
            <w:r w:rsidRPr="006F058B" w:rsidR="6A453756">
              <w:rPr>
                <w:rFonts w:ascii="Aptos" w:hAnsi="Aptos" w:eastAsia="Times New Roman" w:cs="Times New Roman"/>
                <w:color w:val="000000"/>
                <w:kern w:val="0"/>
                <w:lang w:eastAsia="en-ZW"/>
                <w14:ligatures w14:val="none"/>
              </w:rPr>
              <w:t>- </w:t>
            </w:r>
            <w:r w:rsidRPr="006F058B" w:rsidR="6A453756">
              <w:rPr>
                <w:rFonts w:ascii="Aptos" w:hAnsi="Aptos" w:eastAsia="Times New Roman" w:cs="Times New Roman"/>
                <w:b w:val="1"/>
                <w:bCs w:val="1"/>
                <w:color w:val="000000"/>
                <w:kern w:val="0"/>
                <w:lang w:eastAsia="en-ZW"/>
                <w14:ligatures w14:val="none"/>
              </w:rPr>
              <w:t>Programs:</w:t>
            </w:r>
            <w:r w:rsidRPr="336C7083" w:rsidR="6A453756">
              <w:rPr>
                <w:rFonts w:ascii="Aptos" w:hAnsi="Aptos" w:eastAsia="Times New Roman" w:cs="Times New Roman"/>
                <w:color w:val="000000" w:themeColor="text1" w:themeTint="FF" w:themeShade="FF"/>
                <w:lang w:eastAsia="en-ZW"/>
              </w:rPr>
              <w:t xml:space="preserve"> Provide complementary funding, technical </w:t>
            </w:r>
            <w:r w:rsidRPr="336C7083" w:rsidR="6A453756">
              <w:rPr>
                <w:rFonts w:ascii="Aptos" w:hAnsi="Aptos" w:eastAsia="Times New Roman" w:cs="Times New Roman"/>
                <w:color w:val="000000" w:themeColor="text1" w:themeTint="FF" w:themeShade="FF"/>
                <w:lang w:eastAsia="en-ZW"/>
              </w:rPr>
              <w:t>expertise</w:t>
            </w:r>
            <w:r w:rsidRPr="006F058B" w:rsidR="6A453756">
              <w:rPr>
                <w:rFonts w:ascii="Aptos" w:hAnsi="Aptos" w:eastAsia="Times New Roman" w:cs="Times New Roman"/>
                <w:color w:val="000000"/>
                <w:kern w:val="0"/>
                <w:lang w:eastAsia="en-ZW"/>
                <w14:ligatures w14:val="none"/>
              </w:rPr>
              <w:t>, and regional scaling platforms.</w:t>
            </w:r>
          </w:p>
        </w:tc>
      </w:tr>
    </w:tbl>
    <w:p w:rsidR="336C7083" w:rsidRDefault="336C7083" w14:paraId="387A4243" w14:textId="2A39FA84"/>
    <w:p w:rsidR="336C7083" w:rsidRDefault="336C7083" w14:paraId="1BFFD6A1" w14:textId="414CBCFB"/>
    <w:p w:rsidR="336C7083" w:rsidRDefault="336C7083" w14:paraId="1DB0B0EB" w14:textId="5B355296"/>
    <w:p w:rsidRPr="0078583D" w:rsidR="0078583D" w:rsidP="336C7083" w:rsidRDefault="0078583D" w14:paraId="4122D3EB" w14:textId="5ACACAE8">
      <w:pPr>
        <w:jc w:val="both"/>
      </w:pPr>
      <w:r w:rsidRPr="336C7083" w:rsidR="0078583D">
        <w:rPr>
          <w:b w:val="1"/>
          <w:bCs w:val="1"/>
        </w:rPr>
        <w:t>Funding Model:</w:t>
      </w:r>
      <w:r w:rsidR="0078583D">
        <w:rPr/>
        <w:t> S4I catalytic funding is used to de-risk market entry, build capacity, and foster partnerships; it does not directly finance machinery, which is covered by a blend of MSP equity (30%) and private/commercial loans (70%).</w:t>
      </w:r>
    </w:p>
    <w:p w:rsidRPr="0078583D" w:rsidR="0078583D" w:rsidP="336C7083" w:rsidRDefault="0078583D" w14:paraId="7028B210" w14:textId="623F5F23">
      <w:pPr>
        <w:jc w:val="both"/>
        <w:rPr>
          <w:b w:val="1"/>
          <w:bCs w:val="1"/>
        </w:rPr>
      </w:pPr>
      <w:r w:rsidRPr="336C7083" w:rsidR="0078583D">
        <w:rPr>
          <w:b w:val="1"/>
          <w:bCs w:val="1"/>
        </w:rPr>
        <w:t xml:space="preserve">5. Enabling Environment </w:t>
      </w:r>
      <w:r w:rsidRPr="336C7083" w:rsidR="16E12C9F">
        <w:rPr>
          <w:b w:val="1"/>
          <w:bCs w:val="1"/>
        </w:rPr>
        <w:t>and</w:t>
      </w:r>
      <w:r w:rsidRPr="336C7083" w:rsidR="0078583D">
        <w:rPr>
          <w:b w:val="1"/>
          <w:bCs w:val="1"/>
        </w:rPr>
        <w:t xml:space="preserve"> Risks</w:t>
      </w:r>
    </w:p>
    <w:p w:rsidRPr="0078583D" w:rsidR="0078583D" w:rsidP="336C7083" w:rsidRDefault="0078583D" w14:paraId="64440BE4" w14:textId="224B246E">
      <w:pPr>
        <w:jc w:val="both"/>
      </w:pPr>
      <w:r w:rsidRPr="336C7083" w:rsidR="3194512C">
        <w:rPr>
          <w:b w:val="1"/>
          <w:bCs w:val="1"/>
        </w:rPr>
        <w:t xml:space="preserve">5.1 </w:t>
      </w:r>
      <w:r w:rsidRPr="336C7083" w:rsidR="0078583D">
        <w:rPr>
          <w:b w:val="1"/>
          <w:bCs w:val="1"/>
        </w:rPr>
        <w:t>Opportunities</w:t>
      </w:r>
    </w:p>
    <w:p w:rsidRPr="0078583D" w:rsidR="0078583D" w:rsidP="336C7083" w:rsidRDefault="0078583D" w14:paraId="2189223D" w14:textId="77777777">
      <w:pPr>
        <w:numPr>
          <w:ilvl w:val="0"/>
          <w:numId w:val="4"/>
        </w:numPr>
        <w:jc w:val="both"/>
        <w:rPr/>
      </w:pPr>
      <w:r w:rsidRPr="336C7083" w:rsidR="0078583D">
        <w:rPr>
          <w:b w:val="1"/>
          <w:bCs w:val="1"/>
        </w:rPr>
        <w:t>Strong Government Alignment:</w:t>
      </w:r>
      <w:r w:rsidR="0078583D">
        <w:rPr/>
        <w:t> Zambia recently launched a National Mechanization Strategy, creating a high-level political will and a clear entry point for policy integration.</w:t>
      </w:r>
    </w:p>
    <w:p w:rsidRPr="0078583D" w:rsidR="0078583D" w:rsidP="336C7083" w:rsidRDefault="0078583D" w14:paraId="24F35408" w14:textId="6781FC07">
      <w:pPr>
        <w:numPr>
          <w:ilvl w:val="0"/>
          <w:numId w:val="4"/>
        </w:numPr>
        <w:jc w:val="both"/>
        <w:rPr/>
      </w:pPr>
      <w:r w:rsidRPr="336C7083" w:rsidR="0078583D">
        <w:rPr>
          <w:b w:val="1"/>
          <w:bCs w:val="1"/>
        </w:rPr>
        <w:t>Private Sector Appetite:</w:t>
      </w:r>
      <w:r w:rsidR="0078583D">
        <w:rPr/>
        <w:t xml:space="preserve"> Machinery distributors and financial institutions in Zambia are more advanced in their </w:t>
      </w:r>
      <w:r w:rsidR="00633E6A">
        <w:rPr/>
        <w:t>interest in</w:t>
      </w:r>
      <w:r w:rsidR="0078583D">
        <w:rPr/>
        <w:t xml:space="preserve"> mechanization financing than in </w:t>
      </w:r>
      <w:r w:rsidR="0078583D">
        <w:rPr/>
        <w:t>neighbo</w:t>
      </w:r>
      <w:r w:rsidR="00975382">
        <w:rPr/>
        <w:t>u</w:t>
      </w:r>
      <w:r w:rsidR="0078583D">
        <w:rPr/>
        <w:t>ring</w:t>
      </w:r>
      <w:r w:rsidR="0078583D">
        <w:rPr/>
        <w:t xml:space="preserve"> countries, with several already exploring pilot lending schemes.</w:t>
      </w:r>
    </w:p>
    <w:p w:rsidRPr="0078583D" w:rsidR="0078583D" w:rsidP="336C7083" w:rsidRDefault="0078583D" w14:paraId="25EB7087" w14:textId="4C6067E6">
      <w:pPr>
        <w:numPr>
          <w:ilvl w:val="0"/>
          <w:numId w:val="4"/>
        </w:numPr>
        <w:jc w:val="both"/>
        <w:rPr/>
      </w:pPr>
      <w:r w:rsidRPr="336C7083" w:rsidR="0078583D">
        <w:rPr>
          <w:b w:val="1"/>
          <w:bCs w:val="1"/>
        </w:rPr>
        <w:t>Leverageable Programs:</w:t>
      </w:r>
      <w:r w:rsidR="0078583D">
        <w:rPr/>
        <w:t> A strong portfolio of bilateral projects (SIFAZ, AICCRA, UU+</w:t>
      </w:r>
      <w:r w:rsidR="00975382">
        <w:rPr/>
        <w:t xml:space="preserve">, Water </w:t>
      </w:r>
      <w:r w:rsidR="16E12C9F">
        <w:rPr/>
        <w:t>and</w:t>
      </w:r>
      <w:r w:rsidR="00975382">
        <w:rPr/>
        <w:t xml:space="preserve"> Soil Accelerator</w:t>
      </w:r>
      <w:r w:rsidR="0078583D">
        <w:rPr/>
        <w:t>) in the region provides co-investment and delivery platforms, multiplying the impact of S4I funds.</w:t>
      </w:r>
    </w:p>
    <w:p w:rsidR="0078583D" w:rsidP="336C7083" w:rsidRDefault="0078583D" w14:paraId="5448B8AB" w14:textId="77777777">
      <w:pPr>
        <w:numPr>
          <w:ilvl w:val="0"/>
          <w:numId w:val="4"/>
        </w:numPr>
        <w:jc w:val="both"/>
        <w:rPr/>
      </w:pPr>
      <w:r w:rsidRPr="336C7083" w:rsidR="0078583D">
        <w:rPr>
          <w:b w:val="1"/>
          <w:bCs w:val="1"/>
        </w:rPr>
        <w:t>Proven Regional Model:</w:t>
      </w:r>
      <w:r w:rsidR="0078583D">
        <w:rPr/>
        <w:t> The success of the MSP model in Zimbabwe provides a powerful proof-of-concept, operational playbook, and a network of peer-learners for Zambian entrepreneurs.</w:t>
      </w:r>
    </w:p>
    <w:p w:rsidR="00391C20" w:rsidP="336C7083" w:rsidRDefault="00924EA4" w14:paraId="0431AE0E" w14:textId="12D129F8">
      <w:pPr>
        <w:numPr>
          <w:ilvl w:val="0"/>
          <w:numId w:val="4"/>
        </w:numPr>
        <w:jc w:val="both"/>
        <w:rPr/>
      </w:pPr>
      <w:r w:rsidRPr="336C7083" w:rsidR="00924EA4">
        <w:rPr>
          <w:b w:val="1"/>
          <w:bCs w:val="1"/>
        </w:rPr>
        <w:t>Regional Expansion Potential:</w:t>
      </w:r>
      <w:r w:rsidR="00924EA4">
        <w:rPr/>
        <w:t xml:space="preserve"> </w:t>
      </w:r>
      <w:r w:rsidR="009A001A">
        <w:rPr/>
        <w:t xml:space="preserve">Similar </w:t>
      </w:r>
      <w:r w:rsidR="009A001A">
        <w:rPr/>
        <w:t>agro</w:t>
      </w:r>
      <w:r w:rsidR="009A001A">
        <w:rPr/>
        <w:t>-ecological and market conditions across Zambia, Zimbabwe, Malawi, and Mozambique create strong potential for rapid replication once the model is proven.</w:t>
      </w:r>
    </w:p>
    <w:p w:rsidRPr="0078583D" w:rsidR="009E0D62" w:rsidP="336C7083" w:rsidRDefault="009E0D62" w14:paraId="0BB63D6A" w14:textId="3AE37C52">
      <w:pPr>
        <w:numPr>
          <w:ilvl w:val="0"/>
          <w:numId w:val="4"/>
        </w:numPr>
        <w:jc w:val="both"/>
        <w:rPr/>
      </w:pPr>
      <w:r w:rsidRPr="336C7083" w:rsidR="009E0D62">
        <w:rPr>
          <w:b w:val="1"/>
          <w:bCs w:val="1"/>
        </w:rPr>
        <w:t>Emerging Financial Innovation Ecosystem:</w:t>
      </w:r>
      <w:r w:rsidR="009E0D62">
        <w:rPr/>
        <w:t xml:space="preserve"> </w:t>
      </w:r>
      <w:r w:rsidR="00420DFC">
        <w:rPr/>
        <w:t>Growing experience with bundled financial products (credit + insurance + advisory) in the region provides a foundation for scaling mechanization finance models.</w:t>
      </w:r>
    </w:p>
    <w:p w:rsidRPr="0078583D" w:rsidR="0078583D" w:rsidP="336C7083" w:rsidRDefault="0078583D" w14:paraId="04E158DC" w14:textId="075F871D">
      <w:pPr>
        <w:jc w:val="both"/>
      </w:pPr>
      <w:r w:rsidRPr="336C7083" w:rsidR="0234F9A7">
        <w:rPr>
          <w:b w:val="1"/>
          <w:bCs w:val="1"/>
        </w:rPr>
        <w:t xml:space="preserve">5.2 </w:t>
      </w:r>
      <w:r w:rsidRPr="336C7083" w:rsidR="0078583D">
        <w:rPr>
          <w:b w:val="1"/>
          <w:bCs w:val="1"/>
        </w:rPr>
        <w:t xml:space="preserve">Challenges </w:t>
      </w:r>
      <w:r w:rsidRPr="336C7083" w:rsidR="16E12C9F">
        <w:rPr>
          <w:b w:val="1"/>
          <w:bCs w:val="1"/>
        </w:rPr>
        <w:t>and</w:t>
      </w:r>
      <w:r w:rsidRPr="336C7083" w:rsidR="0078583D">
        <w:rPr>
          <w:b w:val="1"/>
          <w:bCs w:val="1"/>
        </w:rPr>
        <w:t xml:space="preserve"> Mitigation</w:t>
      </w:r>
    </w:p>
    <w:p w:rsidRPr="0078583D" w:rsidR="0078583D" w:rsidP="336C7083" w:rsidRDefault="0078583D" w14:paraId="541A9024" w14:textId="77777777">
      <w:pPr>
        <w:numPr>
          <w:ilvl w:val="0"/>
          <w:numId w:val="5"/>
        </w:numPr>
        <w:jc w:val="both"/>
        <w:rPr/>
      </w:pPr>
      <w:r w:rsidRPr="336C7083" w:rsidR="0078583D">
        <w:rPr>
          <w:b w:val="1"/>
          <w:bCs w:val="1"/>
        </w:rPr>
        <w:t>Financial Risk:</w:t>
      </w:r>
      <w:r w:rsidR="0078583D">
        <w:rPr/>
        <w:t xml:space="preserve"> Banks may perceive lending to smallholder-linked enterprises </w:t>
      </w:r>
      <w:r w:rsidR="0078583D">
        <w:rPr/>
        <w:t>as</w:t>
      </w:r>
      <w:r w:rsidR="0078583D">
        <w:rPr/>
        <w:t xml:space="preserve"> </w:t>
      </w:r>
      <w:r w:rsidR="0078583D">
        <w:rPr/>
        <w:t>high risk</w:t>
      </w:r>
      <w:r w:rsidR="0078583D">
        <w:rPr/>
        <w:t>.</w:t>
      </w:r>
    </w:p>
    <w:p w:rsidRPr="0078583D" w:rsidR="0078583D" w:rsidP="336C7083" w:rsidRDefault="0078583D" w14:paraId="1A1892F7" w14:textId="77777777">
      <w:pPr>
        <w:numPr>
          <w:ilvl w:val="1"/>
          <w:numId w:val="5"/>
        </w:numPr>
        <w:jc w:val="both"/>
        <w:rPr/>
      </w:pPr>
      <w:r w:rsidRPr="336C7083" w:rsidR="0078583D">
        <w:rPr>
          <w:i w:val="1"/>
          <w:iCs w:val="1"/>
        </w:rPr>
        <w:t>Mitigation:</w:t>
      </w:r>
      <w:r w:rsidR="0078583D">
        <w:rPr/>
        <w:t> Co-design Risk-Sharing Facilities (RSF) and bundled insurance; pilot with progressive banks; use aggregators for structured repayment.</w:t>
      </w:r>
    </w:p>
    <w:p w:rsidRPr="0078583D" w:rsidR="0078583D" w:rsidP="336C7083" w:rsidRDefault="0078583D" w14:paraId="3BCAD80F" w14:textId="77777777">
      <w:pPr>
        <w:numPr>
          <w:ilvl w:val="0"/>
          <w:numId w:val="5"/>
        </w:numPr>
        <w:jc w:val="both"/>
        <w:rPr/>
      </w:pPr>
      <w:r w:rsidRPr="336C7083" w:rsidR="0078583D">
        <w:rPr>
          <w:b w:val="1"/>
          <w:bCs w:val="1"/>
        </w:rPr>
        <w:t>Operational Bottlenecks:</w:t>
      </w:r>
      <w:r w:rsidR="0078583D">
        <w:rPr/>
        <w:t xml:space="preserve"> Lack of spare parts and repair services can </w:t>
      </w:r>
      <w:r w:rsidR="0078583D">
        <w:rPr/>
        <w:t>render</w:t>
      </w:r>
      <w:r w:rsidR="0078583D">
        <w:rPr/>
        <w:t xml:space="preserve"> machinery idle, destroying business viability.</w:t>
      </w:r>
    </w:p>
    <w:p w:rsidRPr="0078583D" w:rsidR="0078583D" w:rsidP="336C7083" w:rsidRDefault="0078583D" w14:paraId="6FCF987B" w14:textId="77777777">
      <w:pPr>
        <w:numPr>
          <w:ilvl w:val="1"/>
          <w:numId w:val="5"/>
        </w:numPr>
        <w:jc w:val="both"/>
        <w:rPr/>
      </w:pPr>
      <w:r w:rsidRPr="336C7083" w:rsidR="0078583D">
        <w:rPr>
          <w:i w:val="1"/>
          <w:iCs w:val="1"/>
        </w:rPr>
        <w:t>Mitigation:</w:t>
      </w:r>
      <w:r w:rsidR="0078583D">
        <w:rPr/>
        <w:t> Establish regional service hubs from the outset; train a cadre of rural mechanics; work closely with suppliers to ensure after-sales service.</w:t>
      </w:r>
    </w:p>
    <w:p w:rsidRPr="0078583D" w:rsidR="0078583D" w:rsidP="0078583D" w:rsidRDefault="0078583D" w14:paraId="0A198925" w14:textId="77777777">
      <w:pPr>
        <w:numPr>
          <w:ilvl w:val="0"/>
          <w:numId w:val="5"/>
        </w:numPr>
      </w:pPr>
      <w:r w:rsidRPr="0078583D">
        <w:rPr>
          <w:b/>
          <w:bCs/>
        </w:rPr>
        <w:t>Inclusion Failure:</w:t>
      </w:r>
      <w:r w:rsidRPr="0078583D">
        <w:t> Without deliberate action, women and youth may be excluded from service provision roles.</w:t>
      </w:r>
    </w:p>
    <w:p w:rsidRPr="0078583D" w:rsidR="0078583D" w:rsidP="0078583D" w:rsidRDefault="0078583D" w14:paraId="10AEF7A2" w14:textId="77777777">
      <w:pPr>
        <w:numPr>
          <w:ilvl w:val="1"/>
          <w:numId w:val="5"/>
        </w:numPr>
      </w:pPr>
      <w:r w:rsidRPr="0078583D">
        <w:rPr>
          <w:i/>
          <w:iCs/>
        </w:rPr>
        <w:t>Mitigation:</w:t>
      </w:r>
      <w:r w:rsidRPr="0078583D">
        <w:t> Apply inclusive scaling tools like GenderUp and GALS; target women and youth in recruitment; promote gender-responsive equipment (e.g., self-starting tractors).</w:t>
      </w:r>
    </w:p>
    <w:p w:rsidRPr="0078583D" w:rsidR="0078583D" w:rsidP="0078583D" w:rsidRDefault="0078583D" w14:paraId="235EB541" w14:textId="27B90CB5">
      <w:pPr>
        <w:numPr>
          <w:ilvl w:val="0"/>
          <w:numId w:val="5"/>
        </w:numPr>
        <w:rPr/>
      </w:pPr>
      <w:r w:rsidRPr="336C7083" w:rsidR="0078583D">
        <w:rPr>
          <w:b w:val="1"/>
          <w:bCs w:val="1"/>
        </w:rPr>
        <w:t xml:space="preserve">Timing </w:t>
      </w:r>
      <w:r w:rsidRPr="336C7083" w:rsidR="16E12C9F">
        <w:rPr>
          <w:b w:val="1"/>
          <w:bCs w:val="1"/>
        </w:rPr>
        <w:t>and</w:t>
      </w:r>
      <w:r w:rsidRPr="336C7083" w:rsidR="0078583D">
        <w:rPr>
          <w:b w:val="1"/>
          <w:bCs w:val="1"/>
        </w:rPr>
        <w:t xml:space="preserve"> Funding Cycles:</w:t>
      </w:r>
      <w:r w:rsidR="0078583D">
        <w:rPr/>
        <w:t> Annual funding cycles conflict with agricultural seasons, risking delays and missed opportunities.</w:t>
      </w:r>
    </w:p>
    <w:p w:rsidRPr="0078583D" w:rsidR="0078583D" w:rsidP="0078583D" w:rsidRDefault="0078583D" w14:paraId="035C4952" w14:textId="77777777">
      <w:pPr>
        <w:numPr>
          <w:ilvl w:val="1"/>
          <w:numId w:val="5"/>
        </w:numPr>
      </w:pPr>
      <w:r w:rsidRPr="0078583D">
        <w:rPr>
          <w:i/>
          <w:iCs/>
        </w:rPr>
        <w:t>Mitigation:</w:t>
      </w:r>
      <w:r w:rsidRPr="0078583D">
        <w:t xml:space="preserve"> Clearly escalate urgency internally; use Q1 2026 for foundational work (partner </w:t>
      </w:r>
      <w:proofErr w:type="spellStart"/>
      <w:r w:rsidRPr="0078583D">
        <w:t>MoUs</w:t>
      </w:r>
      <w:proofErr w:type="spellEnd"/>
      <w:r w:rsidRPr="0078583D">
        <w:t xml:space="preserve">, training curricula) that is not </w:t>
      </w:r>
      <w:proofErr w:type="gramStart"/>
      <w:r w:rsidRPr="0078583D">
        <w:t>season-dependent</w:t>
      </w:r>
      <w:proofErr w:type="gramEnd"/>
      <w:r w:rsidRPr="0078583D">
        <w:t>.</w:t>
      </w:r>
    </w:p>
    <w:p w:rsidRPr="0078583D" w:rsidR="0078583D" w:rsidP="0078583D" w:rsidRDefault="0078583D" w14:paraId="067585F1" w14:textId="1DDF0F87">
      <w:pPr>
        <w:rPr>
          <w:b w:val="1"/>
          <w:bCs w:val="1"/>
        </w:rPr>
      </w:pPr>
      <w:r w:rsidRPr="336C7083" w:rsidR="0078583D">
        <w:rPr>
          <w:b w:val="1"/>
          <w:bCs w:val="1"/>
        </w:rPr>
        <w:t xml:space="preserve">6. Learning </w:t>
      </w:r>
      <w:r w:rsidRPr="336C7083" w:rsidR="16E12C9F">
        <w:rPr>
          <w:b w:val="1"/>
          <w:bCs w:val="1"/>
        </w:rPr>
        <w:t>and</w:t>
      </w:r>
      <w:r w:rsidRPr="336C7083" w:rsidR="0078583D">
        <w:rPr>
          <w:b w:val="1"/>
          <w:bCs w:val="1"/>
        </w:rPr>
        <w:t xml:space="preserve"> Adaptation</w:t>
      </w:r>
    </w:p>
    <w:p w:rsidRPr="0078583D" w:rsidR="0078583D" w:rsidP="0078583D" w:rsidRDefault="0078583D" w14:paraId="65A01609" w14:textId="4E6ADA44">
      <w:r w:rsidRPr="336C7083" w:rsidR="2C3D4682">
        <w:rPr>
          <w:b w:val="1"/>
          <w:bCs w:val="1"/>
        </w:rPr>
        <w:t xml:space="preserve">6.1 </w:t>
      </w:r>
      <w:r w:rsidRPr="336C7083" w:rsidR="0078583D">
        <w:rPr>
          <w:b w:val="1"/>
          <w:bCs w:val="1"/>
        </w:rPr>
        <w:t>Monitoring Focus</w:t>
      </w:r>
    </w:p>
    <w:p w:rsidRPr="0078583D" w:rsidR="0078583D" w:rsidP="0078583D" w:rsidRDefault="0078583D" w14:paraId="497A4CE8" w14:textId="77777777">
      <w:pPr>
        <w:numPr>
          <w:ilvl w:val="0"/>
          <w:numId w:val="6"/>
        </w:numPr>
      </w:pPr>
      <w:r w:rsidRPr="0078583D">
        <w:rPr>
          <w:b/>
          <w:bCs/>
        </w:rPr>
        <w:t>Process Outcomes:</w:t>
      </w:r>
      <w:r w:rsidRPr="0078583D">
        <w:t> Speed of MSP recruitment, training completion, and financial disbursement. Functionality of service hubs.</w:t>
      </w:r>
    </w:p>
    <w:p w:rsidRPr="0078583D" w:rsidR="0078583D" w:rsidP="0078583D" w:rsidRDefault="0078583D" w14:paraId="73E540DC" w14:textId="77777777">
      <w:pPr>
        <w:numPr>
          <w:ilvl w:val="0"/>
          <w:numId w:val="6"/>
        </w:numPr>
      </w:pPr>
      <w:r w:rsidRPr="0078583D">
        <w:rPr>
          <w:b/>
          <w:bCs/>
        </w:rPr>
        <w:t>Behavior Change:</w:t>
      </w:r>
      <w:r w:rsidRPr="0078583D">
        <w:t> Adoption of pay-per-use services by farmers; business management skills of MSPs; willingness of banks to lend to the sector.</w:t>
      </w:r>
    </w:p>
    <w:p w:rsidRPr="0078583D" w:rsidR="0078583D" w:rsidP="0078583D" w:rsidRDefault="0078583D" w14:paraId="3CF63D4B" w14:textId="77777777">
      <w:pPr>
        <w:numPr>
          <w:ilvl w:val="0"/>
          <w:numId w:val="6"/>
        </w:numPr>
      </w:pPr>
      <w:r w:rsidRPr="0078583D">
        <w:rPr>
          <w:b/>
          <w:bCs/>
        </w:rPr>
        <w:t>System Outcomes:</w:t>
      </w:r>
      <w:r w:rsidRPr="0078583D">
        <w:t> Shifts in government policy or programs to include MSPs; replication of the model by the private sector without CGIAR facilitation; evidence of gender-inclusive business growth.</w:t>
      </w:r>
    </w:p>
    <w:p w:rsidRPr="0078583D" w:rsidR="0078583D" w:rsidP="0078583D" w:rsidRDefault="0078583D" w14:paraId="4D9A4C5F" w14:textId="1F221D89">
      <w:r w:rsidRPr="336C7083" w:rsidR="0CEA8A18">
        <w:rPr>
          <w:b w:val="1"/>
          <w:bCs w:val="1"/>
        </w:rPr>
        <w:t xml:space="preserve">6.2 </w:t>
      </w:r>
      <w:r w:rsidRPr="336C7083" w:rsidR="0078583D">
        <w:rPr>
          <w:b w:val="1"/>
          <w:bCs w:val="1"/>
        </w:rPr>
        <w:t>Adaptive Management</w:t>
      </w:r>
      <w:r>
        <w:br/>
      </w:r>
      <w:r w:rsidR="0078583D">
        <w:rPr/>
        <w:t>Learning is embedded in the track's DNA. The team will use:</w:t>
      </w:r>
    </w:p>
    <w:p w:rsidRPr="0078583D" w:rsidR="0078583D" w:rsidP="0078583D" w:rsidRDefault="0078583D" w14:paraId="3370C875" w14:textId="77777777">
      <w:pPr>
        <w:numPr>
          <w:ilvl w:val="0"/>
          <w:numId w:val="7"/>
        </w:numPr>
      </w:pPr>
      <w:r w:rsidRPr="0078583D">
        <w:rPr>
          <w:b/>
          <w:bCs/>
        </w:rPr>
        <w:t>Quarterly Check-ins:</w:t>
      </w:r>
      <w:r w:rsidRPr="0078583D">
        <w:t> Formal reviews with the S4I program team to assess progress against milestones and discuss strategic pivots.</w:t>
      </w:r>
    </w:p>
    <w:p w:rsidRPr="0078583D" w:rsidR="0078583D" w:rsidP="0078583D" w:rsidRDefault="0078583D" w14:paraId="08C6F238" w14:textId="77777777">
      <w:pPr>
        <w:numPr>
          <w:ilvl w:val="0"/>
          <w:numId w:val="7"/>
        </w:numPr>
      </w:pPr>
      <w:r w:rsidRPr="0078583D">
        <w:rPr>
          <w:b/>
          <w:bCs/>
        </w:rPr>
        <w:t>Scaling Readiness Assessments:</w:t>
      </w:r>
      <w:r w:rsidRPr="0078583D">
        <w:t> Periodic workshops to re-evaluate the maturity of the innovation package and adjust the scaling strategy as needed.</w:t>
      </w:r>
    </w:p>
    <w:p w:rsidRPr="0078583D" w:rsidR="0078583D" w:rsidP="0078583D" w:rsidRDefault="0078583D" w14:paraId="53470D48" w14:textId="77777777">
      <w:pPr>
        <w:numPr>
          <w:ilvl w:val="0"/>
          <w:numId w:val="7"/>
        </w:numPr>
      </w:pPr>
      <w:r w:rsidRPr="0078583D">
        <w:rPr>
          <w:b/>
          <w:bCs/>
        </w:rPr>
        <w:t>Feedback Loops:</w:t>
      </w:r>
      <w:r w:rsidRPr="0078583D">
        <w:t> Data from service hubs (on repairs, parts) and financiers (on repayment) will be used to provide real-time feedback to equipment designers and training modules.</w:t>
      </w:r>
    </w:p>
    <w:p w:rsidRPr="0078583D" w:rsidR="0078583D" w:rsidP="0078583D" w:rsidRDefault="0078583D" w14:paraId="67D5732C" w14:textId="77777777">
      <w:pPr>
        <w:numPr>
          <w:ilvl w:val="0"/>
          <w:numId w:val="7"/>
        </w:numPr>
      </w:pPr>
      <w:r w:rsidRPr="0078583D">
        <w:rPr>
          <w:b/>
          <w:bCs/>
        </w:rPr>
        <w:t>GenderUp Reviews:</w:t>
      </w:r>
      <w:r w:rsidRPr="0078583D">
        <w:t> Continuous application of participatory methods to ensure the scaling process remains inclusive and responsive to diverse user needs.</w:t>
      </w:r>
    </w:p>
    <w:p w:rsidRPr="0078583D" w:rsidR="0078583D" w:rsidP="0078583D" w:rsidRDefault="0078583D" w14:paraId="02B04E08" w14:textId="2556C101">
      <w:pPr>
        <w:rPr>
          <w:b w:val="1"/>
          <w:bCs w:val="1"/>
        </w:rPr>
      </w:pPr>
      <w:r w:rsidRPr="336C7083" w:rsidR="0078583D">
        <w:rPr>
          <w:b w:val="1"/>
          <w:bCs w:val="1"/>
        </w:rPr>
        <w:t xml:space="preserve">7. Next Steps </w:t>
      </w:r>
      <w:r w:rsidRPr="336C7083" w:rsidR="16E12C9F">
        <w:rPr>
          <w:b w:val="1"/>
          <w:bCs w:val="1"/>
        </w:rPr>
        <w:t>and</w:t>
      </w:r>
      <w:r w:rsidRPr="336C7083" w:rsidR="0078583D">
        <w:rPr>
          <w:b w:val="1"/>
          <w:bCs w:val="1"/>
        </w:rPr>
        <w:t xml:space="preserve"> Timeline (2026)</w:t>
      </w:r>
    </w:p>
    <w:tbl>
      <w:tblPr>
        <w:tblW w:w="93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083"/>
        <w:gridCol w:w="8273"/>
      </w:tblGrid>
      <w:tr w:rsidRPr="0078583D" w:rsidR="0078583D" w:rsidTr="336C7083" w14:paraId="6F48F01B" w14:textId="77777777">
        <w:trPr>
          <w:trHeight w:val="407"/>
          <w:tblHeader/>
        </w:trPr>
        <w:tc>
          <w:tcPr>
            <w:tcW w:w="0" w:type="auto"/>
            <w:tcMar>
              <w:top w:w="150" w:type="dxa"/>
              <w:left w:w="0" w:type="dxa"/>
              <w:bottom w:w="150" w:type="dxa"/>
              <w:right w:w="240" w:type="dxa"/>
            </w:tcMar>
            <w:vAlign w:val="center"/>
            <w:hideMark/>
          </w:tcPr>
          <w:p w:rsidRPr="000F22DF" w:rsidR="0078583D" w:rsidP="0078583D" w:rsidRDefault="0078583D" w14:paraId="40AE43BA" w14:textId="77777777">
            <w:pPr>
              <w:rPr>
                <w:b w:val="1"/>
                <w:bCs w:val="1"/>
                <w:rPrChange w:author="" w16du:dateUtc="2026-04-17T12:14:00Z" w:id="1031445558">
                  <w:rPr/>
                </w:rPrChange>
              </w:rPr>
            </w:pPr>
            <w:r w:rsidRPr="336C7083" w:rsidR="0078583D">
              <w:rPr>
                <w:b w:val="1"/>
                <w:bCs w:val="1"/>
              </w:rPr>
              <w:t>Quarter</w:t>
            </w:r>
          </w:p>
        </w:tc>
        <w:tc>
          <w:tcPr>
            <w:tcW w:w="8316" w:type="dxa"/>
            <w:tcMar>
              <w:top w:w="150" w:type="dxa"/>
              <w:left w:w="240" w:type="dxa"/>
              <w:bottom w:w="150" w:type="dxa"/>
              <w:right w:w="240" w:type="dxa"/>
            </w:tcMar>
            <w:vAlign w:val="center"/>
            <w:hideMark/>
          </w:tcPr>
          <w:p w:rsidRPr="000F22DF" w:rsidR="0078583D" w:rsidP="0078583D" w:rsidRDefault="0078583D" w14:paraId="78690099" w14:textId="77777777">
            <w:pPr>
              <w:rPr>
                <w:b w:val="1"/>
                <w:bCs w:val="1"/>
                <w:rPrChange w:author="" w16du:dateUtc="2026-04-17T12:14:00Z" w:id="1809253590">
                  <w:rPr/>
                </w:rPrChange>
              </w:rPr>
            </w:pPr>
            <w:r w:rsidRPr="336C7083" w:rsidR="0078583D">
              <w:rPr>
                <w:b w:val="1"/>
                <w:bCs w:val="1"/>
              </w:rPr>
              <w:t>Key Activities</w:t>
            </w:r>
          </w:p>
        </w:tc>
      </w:tr>
      <w:tr w:rsidRPr="0078583D" w:rsidR="0078583D" w:rsidTr="336C7083" w14:paraId="27D75277" w14:textId="77777777">
        <w:trPr>
          <w:trHeight w:val="603"/>
        </w:trPr>
        <w:tc>
          <w:tcPr>
            <w:tcW w:w="0" w:type="auto"/>
            <w:tcMar>
              <w:top w:w="150" w:type="dxa"/>
              <w:left w:w="0" w:type="dxa"/>
              <w:bottom w:w="150" w:type="dxa"/>
              <w:right w:w="240" w:type="dxa"/>
            </w:tcMar>
            <w:vAlign w:val="center"/>
            <w:hideMark/>
          </w:tcPr>
          <w:p w:rsidRPr="0078583D" w:rsidR="0078583D" w:rsidP="0078583D" w:rsidRDefault="0078583D" w14:paraId="5C3025D5" w14:textId="77777777">
            <w:r w:rsidRPr="0078583D">
              <w:rPr>
                <w:b/>
                <w:bCs/>
              </w:rPr>
              <w:t>Q1</w:t>
            </w:r>
          </w:p>
        </w:tc>
        <w:tc>
          <w:tcPr>
            <w:tcW w:w="8316" w:type="dxa"/>
            <w:tcMar>
              <w:top w:w="150" w:type="dxa"/>
              <w:left w:w="240" w:type="dxa"/>
              <w:bottom w:w="150" w:type="dxa"/>
              <w:right w:w="0" w:type="dxa"/>
            </w:tcMar>
            <w:vAlign w:val="center"/>
            <w:hideMark/>
          </w:tcPr>
          <w:p w:rsidRPr="0078583D" w:rsidR="0078583D" w:rsidP="0078583D" w:rsidRDefault="0078583D" w14:paraId="3E28371E" w14:textId="65C9EFA6">
            <w:r w:rsidRPr="336C7083" w:rsidR="0078583D">
              <w:rPr>
                <w:b w:val="1"/>
                <w:bCs w:val="1"/>
              </w:rPr>
              <w:t xml:space="preserve">Finalize </w:t>
            </w:r>
            <w:r w:rsidRPr="336C7083" w:rsidR="16E12C9F">
              <w:rPr>
                <w:b w:val="1"/>
                <w:bCs w:val="1"/>
              </w:rPr>
              <w:t>and</w:t>
            </w:r>
            <w:r w:rsidRPr="336C7083" w:rsidR="0078583D">
              <w:rPr>
                <w:b w:val="1"/>
                <w:bCs w:val="1"/>
              </w:rPr>
              <w:t xml:space="preserve"> Align:</w:t>
            </w:r>
            <w:r w:rsidR="0078583D">
              <w:rPr/>
              <w:t> Secure budget codes and initiate spending. Finalize innovation bundles and financial instruments with partners. Sign MOUs with key government and financial partners. Develop detailed training curricula.</w:t>
            </w:r>
          </w:p>
        </w:tc>
      </w:tr>
      <w:tr w:rsidRPr="0078583D" w:rsidR="0078583D" w:rsidTr="336C7083" w14:paraId="7F8332D7" w14:textId="77777777">
        <w:trPr>
          <w:trHeight w:val="808"/>
        </w:trPr>
        <w:tc>
          <w:tcPr>
            <w:tcW w:w="0" w:type="auto"/>
            <w:tcMar>
              <w:top w:w="150" w:type="dxa"/>
              <w:left w:w="0" w:type="dxa"/>
              <w:bottom w:w="150" w:type="dxa"/>
              <w:right w:w="240" w:type="dxa"/>
            </w:tcMar>
            <w:vAlign w:val="center"/>
            <w:hideMark/>
          </w:tcPr>
          <w:p w:rsidRPr="0078583D" w:rsidR="0078583D" w:rsidP="0078583D" w:rsidRDefault="0078583D" w14:paraId="0A836D89" w14:textId="77777777">
            <w:r w:rsidRPr="0078583D">
              <w:rPr>
                <w:b/>
                <w:bCs/>
              </w:rPr>
              <w:t>Q2</w:t>
            </w:r>
          </w:p>
        </w:tc>
        <w:tc>
          <w:tcPr>
            <w:tcW w:w="8316" w:type="dxa"/>
            <w:tcMar>
              <w:top w:w="150" w:type="dxa"/>
              <w:left w:w="240" w:type="dxa"/>
              <w:bottom w:w="150" w:type="dxa"/>
              <w:right w:w="0" w:type="dxa"/>
            </w:tcMar>
            <w:vAlign w:val="center"/>
            <w:hideMark/>
          </w:tcPr>
          <w:p w:rsidRPr="0078583D" w:rsidR="0078583D" w:rsidP="0078583D" w:rsidRDefault="0078583D" w14:paraId="6F0DCD20" w14:textId="1B3B6250">
            <w:r w:rsidRPr="336C7083" w:rsidR="0078583D">
              <w:rPr>
                <w:b w:val="1"/>
                <w:bCs w:val="1"/>
              </w:rPr>
              <w:t xml:space="preserve">Recruit </w:t>
            </w:r>
            <w:r w:rsidRPr="336C7083" w:rsidR="16E12C9F">
              <w:rPr>
                <w:b w:val="1"/>
                <w:bCs w:val="1"/>
              </w:rPr>
              <w:t>and</w:t>
            </w:r>
            <w:r w:rsidRPr="336C7083" w:rsidR="0078583D">
              <w:rPr>
                <w:b w:val="1"/>
                <w:bCs w:val="1"/>
              </w:rPr>
              <w:t xml:space="preserve"> Train:</w:t>
            </w:r>
            <w:r w:rsidR="0078583D">
              <w:rPr/>
              <w:t> Launch awareness campaigns and recruit first cohort of MSPs (focus on women/youth). Initiate technical and business management training. Operationalize partnerships with machinery suppliers.</w:t>
            </w:r>
          </w:p>
        </w:tc>
      </w:tr>
      <w:tr w:rsidRPr="0078583D" w:rsidR="0078583D" w:rsidTr="336C7083" w14:paraId="62FD4CD6" w14:textId="77777777">
        <w:trPr>
          <w:trHeight w:val="300"/>
        </w:trPr>
        <w:tc>
          <w:tcPr>
            <w:tcW w:w="0" w:type="auto"/>
            <w:tcMar>
              <w:top w:w="150" w:type="dxa"/>
              <w:left w:w="0" w:type="dxa"/>
              <w:bottom w:w="150" w:type="dxa"/>
              <w:right w:w="240" w:type="dxa"/>
            </w:tcMar>
            <w:vAlign w:val="center"/>
            <w:hideMark/>
          </w:tcPr>
          <w:p w:rsidRPr="0078583D" w:rsidR="0078583D" w:rsidP="0078583D" w:rsidRDefault="0078583D" w14:paraId="674269CC" w14:textId="77777777">
            <w:r w:rsidRPr="0078583D">
              <w:rPr>
                <w:b/>
                <w:bCs/>
              </w:rPr>
              <w:t>Q3</w:t>
            </w:r>
          </w:p>
        </w:tc>
        <w:tc>
          <w:tcPr>
            <w:tcW w:w="8316" w:type="dxa"/>
            <w:tcMar>
              <w:top w:w="150" w:type="dxa"/>
              <w:left w:w="240" w:type="dxa"/>
              <w:bottom w:w="150" w:type="dxa"/>
              <w:right w:w="0" w:type="dxa"/>
            </w:tcMar>
            <w:vAlign w:val="center"/>
            <w:hideMark/>
          </w:tcPr>
          <w:p w:rsidRPr="0078583D" w:rsidR="0078583D" w:rsidP="0078583D" w:rsidRDefault="0078583D" w14:paraId="79E1B583" w14:textId="538ACACB">
            <w:r w:rsidRPr="336C7083" w:rsidR="0078583D">
              <w:rPr>
                <w:b w:val="1"/>
                <w:bCs w:val="1"/>
              </w:rPr>
              <w:t xml:space="preserve">Finance </w:t>
            </w:r>
            <w:r w:rsidRPr="336C7083" w:rsidR="16E12C9F">
              <w:rPr>
                <w:b w:val="1"/>
                <w:bCs w:val="1"/>
              </w:rPr>
              <w:t>and</w:t>
            </w:r>
            <w:r w:rsidRPr="336C7083" w:rsidR="0078583D">
              <w:rPr>
                <w:b w:val="1"/>
                <w:bCs w:val="1"/>
              </w:rPr>
              <w:t xml:space="preserve"> Equip:</w:t>
            </w:r>
            <w:r w:rsidR="0078583D">
              <w:rPr/>
              <w:t> </w:t>
            </w:r>
            <w:r w:rsidR="0078583D">
              <w:rPr/>
              <w:t>Facilitate</w:t>
            </w:r>
            <w:r w:rsidR="0078583D">
              <w:rPr/>
              <w:t xml:space="preserve"> loan applications and disbursements with partner financial institutions. Begin distribution of starter packs to </w:t>
            </w:r>
            <w:r w:rsidR="0078583D">
              <w:rPr/>
              <w:t>trained</w:t>
            </w:r>
            <w:r w:rsidR="0078583D">
              <w:rPr/>
              <w:t xml:space="preserve"> and </w:t>
            </w:r>
            <w:r w:rsidR="0078583D">
              <w:rPr/>
              <w:t>financed</w:t>
            </w:r>
            <w:r w:rsidR="0078583D">
              <w:rPr/>
              <w:t xml:space="preserve"> MSPs. Establish first regional service hubs.</w:t>
            </w:r>
          </w:p>
        </w:tc>
      </w:tr>
      <w:tr w:rsidRPr="0078583D" w:rsidR="0078583D" w:rsidTr="336C7083" w14:paraId="41D4C9F0" w14:textId="77777777">
        <w:trPr>
          <w:trHeight w:val="300"/>
        </w:trPr>
        <w:tc>
          <w:tcPr>
            <w:tcW w:w="0" w:type="auto"/>
            <w:tcMar>
              <w:top w:w="150" w:type="dxa"/>
              <w:left w:w="0" w:type="dxa"/>
              <w:bottom w:w="150" w:type="dxa"/>
              <w:right w:w="240" w:type="dxa"/>
            </w:tcMar>
            <w:vAlign w:val="center"/>
            <w:hideMark/>
          </w:tcPr>
          <w:p w:rsidRPr="0078583D" w:rsidR="0078583D" w:rsidP="0078583D" w:rsidRDefault="0078583D" w14:paraId="2A799D76" w14:textId="77777777">
            <w:r w:rsidRPr="0078583D">
              <w:rPr>
                <w:b/>
                <w:bCs/>
              </w:rPr>
              <w:t>Q4</w:t>
            </w:r>
          </w:p>
        </w:tc>
        <w:tc>
          <w:tcPr>
            <w:tcW w:w="8316" w:type="dxa"/>
            <w:tcMar>
              <w:top w:w="150" w:type="dxa"/>
              <w:left w:w="240" w:type="dxa"/>
              <w:bottom w:w="150" w:type="dxa"/>
              <w:right w:w="0" w:type="dxa"/>
            </w:tcMar>
            <w:vAlign w:val="center"/>
            <w:hideMark/>
          </w:tcPr>
          <w:p w:rsidRPr="0078583D" w:rsidR="0078583D" w:rsidP="0078583D" w:rsidRDefault="0078583D" w14:paraId="169A8B0A" w14:textId="349B9ED4">
            <w:r w:rsidRPr="336C7083" w:rsidR="0078583D">
              <w:rPr>
                <w:b w:val="1"/>
                <w:bCs w:val="1"/>
              </w:rPr>
              <w:t xml:space="preserve">Operationalize </w:t>
            </w:r>
            <w:r w:rsidRPr="336C7083" w:rsidR="16E12C9F">
              <w:rPr>
                <w:b w:val="1"/>
                <w:bCs w:val="1"/>
              </w:rPr>
              <w:t>and</w:t>
            </w:r>
            <w:r w:rsidRPr="336C7083" w:rsidR="0078583D">
              <w:rPr>
                <w:b w:val="1"/>
                <w:bCs w:val="1"/>
              </w:rPr>
              <w:t xml:space="preserve"> Learn:</w:t>
            </w:r>
            <w:r w:rsidR="0078583D">
              <w:rPr/>
              <w:t> Support MSPs in delivering services (focus on postharvest/transport services). Verify 500 MSP target via training records and asset tags. Conduct first learning review and document early lessons for 2027 scale-up.</w:t>
            </w:r>
          </w:p>
        </w:tc>
      </w:tr>
    </w:tbl>
    <w:p w:rsidR="0020245F" w:rsidP="0078583D" w:rsidRDefault="0020245F" w14:paraId="725C5CEE" w14:textId="77777777">
      <w:pPr>
        <w:rPr>
          <w:b w:val="1"/>
          <w:bCs w:val="1"/>
        </w:rPr>
      </w:pPr>
    </w:p>
    <w:p w:rsidR="0078583D" w:rsidP="0078583D" w:rsidRDefault="0078583D" w14:paraId="1B53C4B8" w14:textId="751A9652">
      <w:pPr/>
      <w:r w:rsidRPr="336C7083" w:rsidR="0078583D">
        <w:rPr>
          <w:b w:val="1"/>
          <w:bCs w:val="1"/>
        </w:rPr>
        <w:t xml:space="preserve">Communications </w:t>
      </w:r>
      <w:r w:rsidRPr="336C7083" w:rsidR="16E12C9F">
        <w:rPr>
          <w:b w:val="1"/>
          <w:bCs w:val="1"/>
        </w:rPr>
        <w:t>and</w:t>
      </w:r>
      <w:r w:rsidRPr="336C7083" w:rsidR="0078583D">
        <w:rPr>
          <w:b w:val="1"/>
          <w:bCs w:val="1"/>
        </w:rPr>
        <w:t xml:space="preserve"> Knowledge:</w:t>
      </w:r>
      <w:r w:rsidR="0078583D">
        <w:rPr/>
        <w:t> The track will prioritize documenting the "how" of scaling through impact stories, policy briefs, and video content, focusing on the behavioral and systems changes that enable scale, rather than just final impact numbers.</w:t>
      </w:r>
      <w:r w:rsidR="00E72DF4">
        <w:rPr/>
        <w:t xml:space="preserve"> Th</w:t>
      </w:r>
      <w:r w:rsidR="00E72DF4">
        <w:rPr/>
        <w:t xml:space="preserve">is will be complemented by structured knowledge products </w:t>
      </w:r>
      <w:r w:rsidR="00C20E69">
        <w:rPr/>
        <w:t>(e.g., scaling playbooks, case studies), cross-country lea</w:t>
      </w:r>
      <w:r w:rsidR="000F007C">
        <w:rPr/>
        <w:t>rning</w:t>
      </w:r>
      <w:r w:rsidR="000F007C">
        <w:rPr/>
        <w:t xml:space="preserve"> exchanges</w:t>
      </w:r>
      <w:r w:rsidR="000F007C">
        <w:rPr/>
        <w:t>, and targeted dissemination to policymakers, financial institutions, and private sector actors.</w:t>
      </w:r>
    </w:p>
    <w:p w:rsidRPr="0078583D" w:rsidR="000F007C" w:rsidP="0078583D" w:rsidRDefault="000F007C" w14:paraId="3F17199F" w14:textId="77777777"/>
    <w:p w:rsidRPr="0078583D" w:rsidR="0078583D" w:rsidP="0078583D" w:rsidRDefault="0078583D" w14:paraId="77AE9A16" w14:textId="22F5D2CD">
      <w:pPr>
        <w:rPr>
          <w:b w:val="1"/>
          <w:bCs w:val="1"/>
        </w:rPr>
      </w:pPr>
      <w:r w:rsidRPr="336C7083" w:rsidR="0078583D">
        <w:rPr>
          <w:b w:val="1"/>
          <w:bCs w:val="1"/>
        </w:rPr>
        <w:t>8. Contact</w:t>
      </w:r>
      <w:r w:rsidRPr="336C7083" w:rsidR="000F007C">
        <w:rPr>
          <w:b w:val="1"/>
          <w:bCs w:val="1"/>
        </w:rPr>
        <w:t>(s)</w:t>
      </w:r>
    </w:p>
    <w:p w:rsidRPr="0078583D" w:rsidR="0078583D" w:rsidP="0078583D" w:rsidRDefault="0078583D" w14:paraId="005A36A2" w14:textId="6BE07031">
      <w:pPr>
        <w:numPr>
          <w:ilvl w:val="0"/>
          <w:numId w:val="8"/>
        </w:numPr>
        <w:rPr/>
      </w:pPr>
      <w:r w:rsidRPr="336C7083" w:rsidR="0078583D">
        <w:rPr>
          <w:b w:val="1"/>
          <w:bCs w:val="1"/>
        </w:rPr>
        <w:t>Dr. Christian Thierfelder</w:t>
      </w:r>
      <w:r w:rsidR="0078583D">
        <w:rPr/>
        <w:t> (Principal Cropping Systems Agronomist, CIMMYT-Zimbabwe) | </w:t>
      </w:r>
      <w:ins w:author="MHLANGA, Blessing (CIMMYT-Zimbabwe)" w:date="2026-04-17T14:27:00Z" w16du:dateUtc="2026-04-17T12:27:00Z" w:id="1908678224">
        <w:r>
          <w:fldChar w:fldCharType="begin"/>
        </w:r>
      </w:ins>
      <w:r>
        <w:instrText xml:space="preserve">HYPERLINK "mailto:</w:instrText>
      </w:r>
      <w:ins w:author="MHLANGA, Blessing (CIMMYT-Zimbabwe)" w:date="2026-04-17T14:27:00Z" w16du:dateUtc="2026-04-17T12:27:00Z" w:id="629785588">
        <w:r>
          <w:fldChar w:fldCharType="separate"/>
        </w:r>
      </w:ins>
      <w:r w:rsidRPr="336C7083" w:rsidR="000F007C">
        <w:rPr>
          <w:rStyle w:val="Hyperlink"/>
        </w:rPr>
        <w:t>c.thierfelder@cgiar.org</w:t>
      </w:r>
      <w:r>
        <w:fldChar w:fldCharType="end"/>
      </w:r>
      <w:r w:rsidR="000F007C">
        <w:rPr/>
        <w:t xml:space="preserve"> </w:t>
      </w:r>
    </w:p>
    <w:p w:rsidRPr="0078583D" w:rsidR="0078583D" w:rsidP="0078583D" w:rsidRDefault="0078583D" w14:paraId="1FEE830D" w14:textId="6C4954A1">
      <w:pPr>
        <w:numPr>
          <w:ilvl w:val="0"/>
          <w:numId w:val="8"/>
        </w:numPr>
        <w:rPr/>
      </w:pPr>
      <w:r w:rsidRPr="336C7083" w:rsidR="0078583D">
        <w:rPr>
          <w:b w:val="1"/>
          <w:bCs w:val="1"/>
        </w:rPr>
        <w:t>Dr. Evan Girvetz</w:t>
      </w:r>
      <w:r w:rsidR="0078583D">
        <w:rPr/>
        <w:t xml:space="preserve"> (Principal Scientist, Alliance of Bioversity International </w:t>
      </w:r>
      <w:r w:rsidR="16E12C9F">
        <w:rPr/>
        <w:t>and</w:t>
      </w:r>
      <w:r w:rsidR="0078583D">
        <w:rPr/>
        <w:t xml:space="preserve"> CIAT) | </w:t>
      </w:r>
      <w:ins w:author="MHLANGA, Blessing (CIMMYT-Zimbabwe)" w:date="2026-04-17T14:27:00Z" w16du:dateUtc="2026-04-17T12:27:00Z" w:id="2124683690">
        <w:r>
          <w:fldChar w:fldCharType="begin"/>
        </w:r>
      </w:ins>
      <w:r>
        <w:instrText xml:space="preserve">HYPERLINK "mailto:</w:instrText>
      </w:r>
      <w:ins w:author="MHLANGA, Blessing (CIMMYT-Zimbabwe)" w:date="2026-04-17T14:27:00Z" w16du:dateUtc="2026-04-17T12:27:00Z" w:id="52528888">
        <w:r>
          <w:fldChar w:fldCharType="separate"/>
        </w:r>
      </w:ins>
      <w:r w:rsidRPr="336C7083" w:rsidR="000F007C">
        <w:rPr>
          <w:rStyle w:val="Hyperlink"/>
        </w:rPr>
        <w:t>e.girvetz@cgiar.org</w:t>
      </w:r>
      <w:r>
        <w:fldChar w:fldCharType="end"/>
      </w:r>
      <w:r w:rsidR="000F007C">
        <w:rPr/>
        <w:t xml:space="preserve"> </w:t>
      </w:r>
    </w:p>
    <w:p w:rsidR="00400714" w:rsidRDefault="00400714" w14:paraId="6575CE49" w14:textId="77777777"/>
    <w:sectPr w:rsidR="00400714">
      <w:footerReference w:type="default" r:id="rId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5B01" w:rsidP="005D283E" w:rsidRDefault="005D5B01" w14:paraId="514A8FE2" w14:textId="77777777">
      <w:pPr>
        <w:spacing w:after="0" w:line="240" w:lineRule="auto"/>
      </w:pPr>
      <w:r>
        <w:separator/>
      </w:r>
    </w:p>
  </w:endnote>
  <w:endnote w:type="continuationSeparator" w:id="0">
    <w:p w:rsidR="005D5B01" w:rsidP="005D283E" w:rsidRDefault="005D5B01" w14:paraId="7A4E32C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9419947"/>
      <w:docPartObj>
        <w:docPartGallery w:val="Page Numbers (Bottom of Page)"/>
        <w:docPartUnique/>
      </w:docPartObj>
    </w:sdtPr>
    <w:sdtEndPr>
      <w:rPr>
        <w:noProof/>
      </w:rPr>
    </w:sdtEndPr>
    <w:sdtContent>
      <w:p w:rsidR="005D283E" w:rsidRDefault="005D283E" w14:paraId="624BFA11" w14:textId="10135E92">
        <w:pPr>
          <w:pStyle w:val="Footer"/>
          <w:jc w:val="center"/>
        </w:pPr>
        <w:r w:rsidRPr="336C7083">
          <w:rPr>
            <w:noProof/>
          </w:rPr>
          <w:fldChar w:fldCharType="begin"/>
        </w:r>
        <w:r>
          <w:instrText xml:space="preserve"> PAGE   \* MERGEFORMAT </w:instrText>
        </w:r>
        <w:r>
          <w:fldChar w:fldCharType="separate"/>
        </w:r>
        <w:r w:rsidRPr="336C7083" w:rsidR="336C7083">
          <w:rPr>
            <w:noProof/>
          </w:rPr>
          <w:t>2</w:t>
        </w:r>
        <w:r w:rsidRPr="336C7083">
          <w:rPr>
            <w:noProof/>
          </w:rPr>
          <w:fldChar w:fldCharType="end"/>
        </w:r>
      </w:p>
    </w:sdtContent>
  </w:sdt>
  <w:p w:rsidR="005D283E" w:rsidRDefault="005D283E" w14:paraId="69ABDDE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5B01" w:rsidP="005D283E" w:rsidRDefault="005D5B01" w14:paraId="7F7C8555" w14:textId="77777777">
      <w:pPr>
        <w:spacing w:after="0" w:line="240" w:lineRule="auto"/>
      </w:pPr>
      <w:r>
        <w:separator/>
      </w:r>
    </w:p>
  </w:footnote>
  <w:footnote w:type="continuationSeparator" w:id="0">
    <w:p w:rsidR="005D5B01" w:rsidP="005D283E" w:rsidRDefault="005D5B01" w14:paraId="08F9BB88"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F45"/>
    <w:multiLevelType w:val="multilevel"/>
    <w:tmpl w:val="3DBEFA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7C2057"/>
    <w:multiLevelType w:val="multilevel"/>
    <w:tmpl w:val="C7B870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46A4929"/>
    <w:multiLevelType w:val="multilevel"/>
    <w:tmpl w:val="F76A1F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6167463"/>
    <w:multiLevelType w:val="multilevel"/>
    <w:tmpl w:val="B7BC4D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1DB48B8"/>
    <w:multiLevelType w:val="multilevel"/>
    <w:tmpl w:val="0002C19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4332C05"/>
    <w:multiLevelType w:val="multilevel"/>
    <w:tmpl w:val="ED2663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14B43AB"/>
    <w:multiLevelType w:val="multilevel"/>
    <w:tmpl w:val="9550C0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D732838"/>
    <w:multiLevelType w:val="multilevel"/>
    <w:tmpl w:val="65F02F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113621000">
    <w:abstractNumId w:val="0"/>
  </w:num>
  <w:num w:numId="2" w16cid:durableId="1373729276">
    <w:abstractNumId w:val="2"/>
  </w:num>
  <w:num w:numId="3" w16cid:durableId="129176563">
    <w:abstractNumId w:val="3"/>
  </w:num>
  <w:num w:numId="4" w16cid:durableId="2022468586">
    <w:abstractNumId w:val="1"/>
  </w:num>
  <w:num w:numId="5" w16cid:durableId="2052487357">
    <w:abstractNumId w:val="4"/>
  </w:num>
  <w:num w:numId="6" w16cid:durableId="236011913">
    <w:abstractNumId w:val="5"/>
  </w:num>
  <w:num w:numId="7" w16cid:durableId="1015813739">
    <w:abstractNumId w:val="6"/>
  </w:num>
  <w:num w:numId="8" w16cid:durableId="162819632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HLANGA, Blessing (CIMMYT-Zimbabwe)">
    <w15:presenceInfo w15:providerId="AD" w15:userId="S::B.MHLANGA@cgiar.org::e0a352ef-7bc2-4e44-ae0e-29972f5a3b9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231"/>
    <w:rsid w:val="00000000"/>
    <w:rsid w:val="00001C41"/>
    <w:rsid w:val="00052BA4"/>
    <w:rsid w:val="000D115B"/>
    <w:rsid w:val="000D5D35"/>
    <w:rsid w:val="000E2109"/>
    <w:rsid w:val="000F007C"/>
    <w:rsid w:val="000F22DF"/>
    <w:rsid w:val="00131CC2"/>
    <w:rsid w:val="00132243"/>
    <w:rsid w:val="001C7953"/>
    <w:rsid w:val="001E032D"/>
    <w:rsid w:val="0020245F"/>
    <w:rsid w:val="00206FF5"/>
    <w:rsid w:val="00210E43"/>
    <w:rsid w:val="002F31F8"/>
    <w:rsid w:val="00320AA2"/>
    <w:rsid w:val="00322A34"/>
    <w:rsid w:val="00391C20"/>
    <w:rsid w:val="003D0ECE"/>
    <w:rsid w:val="00400714"/>
    <w:rsid w:val="00420DFC"/>
    <w:rsid w:val="00431F62"/>
    <w:rsid w:val="00443029"/>
    <w:rsid w:val="00521E78"/>
    <w:rsid w:val="00563F90"/>
    <w:rsid w:val="005674F6"/>
    <w:rsid w:val="005C4E02"/>
    <w:rsid w:val="005D283E"/>
    <w:rsid w:val="005D5B01"/>
    <w:rsid w:val="00633E6A"/>
    <w:rsid w:val="00690067"/>
    <w:rsid w:val="00715072"/>
    <w:rsid w:val="007218EF"/>
    <w:rsid w:val="00725338"/>
    <w:rsid w:val="00735326"/>
    <w:rsid w:val="00765231"/>
    <w:rsid w:val="0078583D"/>
    <w:rsid w:val="00787E2C"/>
    <w:rsid w:val="00790C7C"/>
    <w:rsid w:val="007F21DF"/>
    <w:rsid w:val="008111A7"/>
    <w:rsid w:val="0084230C"/>
    <w:rsid w:val="00880C79"/>
    <w:rsid w:val="00887B49"/>
    <w:rsid w:val="009037E1"/>
    <w:rsid w:val="00916D6C"/>
    <w:rsid w:val="00924EA4"/>
    <w:rsid w:val="00975382"/>
    <w:rsid w:val="009A001A"/>
    <w:rsid w:val="009E0D62"/>
    <w:rsid w:val="009E12F1"/>
    <w:rsid w:val="00A04F18"/>
    <w:rsid w:val="00A2091E"/>
    <w:rsid w:val="00A27AA1"/>
    <w:rsid w:val="00A57A1C"/>
    <w:rsid w:val="00A86C9D"/>
    <w:rsid w:val="00AB4FD3"/>
    <w:rsid w:val="00AE6014"/>
    <w:rsid w:val="00B13540"/>
    <w:rsid w:val="00B4698F"/>
    <w:rsid w:val="00B707E2"/>
    <w:rsid w:val="00B73E5C"/>
    <w:rsid w:val="00B83BF5"/>
    <w:rsid w:val="00B90591"/>
    <w:rsid w:val="00BA306B"/>
    <w:rsid w:val="00BB376B"/>
    <w:rsid w:val="00BF2996"/>
    <w:rsid w:val="00C20E69"/>
    <w:rsid w:val="00C21566"/>
    <w:rsid w:val="00C63157"/>
    <w:rsid w:val="00CA245B"/>
    <w:rsid w:val="00CB4DB7"/>
    <w:rsid w:val="00CC5328"/>
    <w:rsid w:val="00D179C6"/>
    <w:rsid w:val="00D518E3"/>
    <w:rsid w:val="00D60EB0"/>
    <w:rsid w:val="00D6320F"/>
    <w:rsid w:val="00E01A8A"/>
    <w:rsid w:val="00E21E02"/>
    <w:rsid w:val="00E230B6"/>
    <w:rsid w:val="00E2387B"/>
    <w:rsid w:val="00E72DF4"/>
    <w:rsid w:val="00EE3AAF"/>
    <w:rsid w:val="00EF3B4B"/>
    <w:rsid w:val="00F358DF"/>
    <w:rsid w:val="00F45503"/>
    <w:rsid w:val="00F54C3E"/>
    <w:rsid w:val="00F551D5"/>
    <w:rsid w:val="00FD3D6C"/>
    <w:rsid w:val="00FE6F9C"/>
    <w:rsid w:val="0234F9A7"/>
    <w:rsid w:val="0CEA8A18"/>
    <w:rsid w:val="0E5B461A"/>
    <w:rsid w:val="0EC2E5D9"/>
    <w:rsid w:val="12D4CDAD"/>
    <w:rsid w:val="15773F83"/>
    <w:rsid w:val="16E12C9F"/>
    <w:rsid w:val="17DCA353"/>
    <w:rsid w:val="2298F364"/>
    <w:rsid w:val="22D45615"/>
    <w:rsid w:val="2B4164F0"/>
    <w:rsid w:val="2C3D4682"/>
    <w:rsid w:val="2D22808C"/>
    <w:rsid w:val="2ED85D1C"/>
    <w:rsid w:val="315694F4"/>
    <w:rsid w:val="3194512C"/>
    <w:rsid w:val="336C7083"/>
    <w:rsid w:val="39B982F6"/>
    <w:rsid w:val="43DA7F7C"/>
    <w:rsid w:val="49E1350D"/>
    <w:rsid w:val="4D3D1C1B"/>
    <w:rsid w:val="52B3DE11"/>
    <w:rsid w:val="54DAA325"/>
    <w:rsid w:val="560A10C8"/>
    <w:rsid w:val="577D846F"/>
    <w:rsid w:val="5BF59957"/>
    <w:rsid w:val="64D3B288"/>
    <w:rsid w:val="67B2DF27"/>
    <w:rsid w:val="6A453756"/>
    <w:rsid w:val="6EFF01E8"/>
    <w:rsid w:val="700EE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1DDAD"/>
  <w15:chartTrackingRefBased/>
  <w15:docId w15:val="{8FBBCABB-F7FF-422D-B8A6-552F7850D5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65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23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65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65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65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65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65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65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65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65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65231"/>
    <w:rPr>
      <w:rFonts w:eastAsiaTheme="majorEastAsia" w:cstheme="majorBidi"/>
      <w:color w:val="272727" w:themeColor="text1" w:themeTint="D8"/>
    </w:rPr>
  </w:style>
  <w:style w:type="paragraph" w:styleId="Title">
    <w:name w:val="Title"/>
    <w:basedOn w:val="Normal"/>
    <w:next w:val="Normal"/>
    <w:link w:val="TitleChar"/>
    <w:uiPriority w:val="10"/>
    <w:qFormat/>
    <w:rsid w:val="0076523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65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65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65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231"/>
    <w:pPr>
      <w:spacing w:before="160"/>
      <w:jc w:val="center"/>
    </w:pPr>
    <w:rPr>
      <w:i/>
      <w:iCs/>
      <w:color w:val="404040" w:themeColor="text1" w:themeTint="BF"/>
    </w:rPr>
  </w:style>
  <w:style w:type="character" w:styleId="QuoteChar" w:customStyle="1">
    <w:name w:val="Quote Char"/>
    <w:basedOn w:val="DefaultParagraphFont"/>
    <w:link w:val="Quote"/>
    <w:uiPriority w:val="29"/>
    <w:rsid w:val="00765231"/>
    <w:rPr>
      <w:i/>
      <w:iCs/>
      <w:color w:val="404040" w:themeColor="text1" w:themeTint="BF"/>
    </w:rPr>
  </w:style>
  <w:style w:type="paragraph" w:styleId="ListParagraph">
    <w:name w:val="List Paragraph"/>
    <w:basedOn w:val="Normal"/>
    <w:uiPriority w:val="34"/>
    <w:qFormat/>
    <w:rsid w:val="00765231"/>
    <w:pPr>
      <w:ind w:left="720"/>
      <w:contextualSpacing/>
    </w:pPr>
  </w:style>
  <w:style w:type="character" w:styleId="IntenseEmphasis">
    <w:name w:val="Intense Emphasis"/>
    <w:basedOn w:val="DefaultParagraphFont"/>
    <w:uiPriority w:val="21"/>
    <w:qFormat/>
    <w:rsid w:val="00765231"/>
    <w:rPr>
      <w:i/>
      <w:iCs/>
      <w:color w:val="0F4761" w:themeColor="accent1" w:themeShade="BF"/>
    </w:rPr>
  </w:style>
  <w:style w:type="paragraph" w:styleId="IntenseQuote">
    <w:name w:val="Intense Quote"/>
    <w:basedOn w:val="Normal"/>
    <w:next w:val="Normal"/>
    <w:link w:val="IntenseQuoteChar"/>
    <w:uiPriority w:val="30"/>
    <w:qFormat/>
    <w:rsid w:val="00765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65231"/>
    <w:rPr>
      <w:i/>
      <w:iCs/>
      <w:color w:val="0F4761" w:themeColor="accent1" w:themeShade="BF"/>
    </w:rPr>
  </w:style>
  <w:style w:type="character" w:styleId="IntenseReference">
    <w:name w:val="Intense Reference"/>
    <w:basedOn w:val="DefaultParagraphFont"/>
    <w:uiPriority w:val="32"/>
    <w:qFormat/>
    <w:rsid w:val="00765231"/>
    <w:rPr>
      <w:b/>
      <w:bCs/>
      <w:smallCaps/>
      <w:color w:val="0F4761" w:themeColor="accent1" w:themeShade="BF"/>
      <w:spacing w:val="5"/>
    </w:rPr>
  </w:style>
  <w:style w:type="paragraph" w:styleId="Revision">
    <w:name w:val="Revision"/>
    <w:hidden/>
    <w:uiPriority w:val="99"/>
    <w:semiHidden/>
    <w:rsid w:val="00D60EB0"/>
    <w:pPr>
      <w:spacing w:after="0" w:line="240" w:lineRule="auto"/>
    </w:pPr>
  </w:style>
  <w:style w:type="paragraph" w:styleId="Header">
    <w:name w:val="header"/>
    <w:basedOn w:val="Normal"/>
    <w:link w:val="HeaderChar"/>
    <w:uiPriority w:val="99"/>
    <w:unhideWhenUsed/>
    <w:rsid w:val="005D283E"/>
    <w:pPr>
      <w:tabs>
        <w:tab w:val="center" w:pos="4513"/>
        <w:tab w:val="right" w:pos="9026"/>
      </w:tabs>
      <w:spacing w:after="0" w:line="240" w:lineRule="auto"/>
    </w:pPr>
  </w:style>
  <w:style w:type="character" w:styleId="HeaderChar" w:customStyle="1">
    <w:name w:val="Header Char"/>
    <w:basedOn w:val="DefaultParagraphFont"/>
    <w:link w:val="Header"/>
    <w:uiPriority w:val="99"/>
    <w:rsid w:val="005D283E"/>
  </w:style>
  <w:style w:type="paragraph" w:styleId="Footer">
    <w:name w:val="footer"/>
    <w:basedOn w:val="Normal"/>
    <w:link w:val="FooterChar"/>
    <w:uiPriority w:val="99"/>
    <w:unhideWhenUsed/>
    <w:rsid w:val="005D283E"/>
    <w:pPr>
      <w:tabs>
        <w:tab w:val="center" w:pos="4513"/>
        <w:tab w:val="right" w:pos="9026"/>
      </w:tabs>
      <w:spacing w:after="0" w:line="240" w:lineRule="auto"/>
    </w:pPr>
  </w:style>
  <w:style w:type="character" w:styleId="FooterChar" w:customStyle="1">
    <w:name w:val="Footer Char"/>
    <w:basedOn w:val="DefaultParagraphFont"/>
    <w:link w:val="Footer"/>
    <w:uiPriority w:val="99"/>
    <w:rsid w:val="005D283E"/>
  </w:style>
  <w:style w:type="character" w:styleId="Hyperlink">
    <w:name w:val="Hyperlink"/>
    <w:basedOn w:val="DefaultParagraphFont"/>
    <w:uiPriority w:val="99"/>
    <w:unhideWhenUsed/>
    <w:rsid w:val="000F007C"/>
    <w:rPr>
      <w:color w:val="467886" w:themeColor="hyperlink"/>
      <w:u w:val="single"/>
    </w:rPr>
  </w:style>
  <w:style w:type="character" w:styleId="UnresolvedMention">
    <w:name w:val="Unresolved Mention"/>
    <w:basedOn w:val="DefaultParagraphFont"/>
    <w:uiPriority w:val="99"/>
    <w:semiHidden/>
    <w:unhideWhenUsed/>
    <w:rsid w:val="000F00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microsoft.com/office/2011/relationships/people" Target="peop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RANA, Md. Masud (CIMMYT-Bangladesh)</dc:creator>
  <keywords/>
  <dc:description/>
  <lastModifiedBy>Otieno, Felix Owino (Alliance Bioversity-CIAT)</lastModifiedBy>
  <revision>81</revision>
  <dcterms:created xsi:type="dcterms:W3CDTF">2026-02-16T08:21:00.0000000Z</dcterms:created>
  <dcterms:modified xsi:type="dcterms:W3CDTF">2026-05-27T13:10:26.4920148Z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5daadbc0-b37f-462f-84f6-cc882f38d76d</vt:lpwstr>
  </property>
</Properties>
</file>